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9BB12E" w14:textId="77777777" w:rsidR="00E618F5" w:rsidRDefault="005942A1">
      <w:pPr>
        <w:pStyle w:val="Title"/>
        <w:spacing w:after="0"/>
        <w:contextualSpacing w:val="0"/>
        <w:jc w:val="center"/>
        <w:rPr>
          <w:color w:val="000000"/>
        </w:rPr>
      </w:pPr>
      <w:r>
        <w:rPr>
          <w:color w:val="000000"/>
        </w:rPr>
        <w:t>UVA Intelligent Seat Detecting System</w:t>
      </w:r>
    </w:p>
    <w:p w14:paraId="13E928B3" w14:textId="77777777" w:rsidR="00E618F5" w:rsidRDefault="00E618F5">
      <w:pPr>
        <w:pStyle w:val="Title"/>
        <w:contextualSpacing w:val="0"/>
        <w:jc w:val="center"/>
        <w:rPr>
          <w:color w:val="000000"/>
        </w:rPr>
      </w:pPr>
    </w:p>
    <w:p w14:paraId="72CB1F95" w14:textId="77777777" w:rsidR="00E618F5" w:rsidRDefault="005942A1">
      <w:pPr>
        <w:spacing w:after="0" w:line="240" w:lineRule="auto"/>
        <w:jc w:val="center"/>
      </w:pPr>
      <w:r>
        <w:rPr>
          <w:i/>
        </w:rPr>
        <w:t xml:space="preserve">Hans Zhang, Tim Meng, Mike Wang, Yingxiang Sun, </w:t>
      </w:r>
    </w:p>
    <w:p w14:paraId="75879F0C" w14:textId="77777777" w:rsidR="00E618F5" w:rsidRDefault="00E618F5">
      <w:pPr>
        <w:spacing w:after="0" w:line="240" w:lineRule="auto"/>
      </w:pPr>
    </w:p>
    <w:p w14:paraId="6EED7C61" w14:textId="77777777" w:rsidR="00E618F5" w:rsidRDefault="00E618F5">
      <w:pPr>
        <w:pStyle w:val="Subtitle"/>
        <w:jc w:val="center"/>
        <w:rPr>
          <w:color w:val="000000"/>
        </w:rPr>
      </w:pPr>
    </w:p>
    <w:p w14:paraId="27C97A2B" w14:textId="77777777" w:rsidR="00E618F5" w:rsidRDefault="00E618F5">
      <w:pPr>
        <w:pStyle w:val="Subtitle"/>
        <w:rPr>
          <w:color w:val="000000"/>
        </w:rPr>
      </w:pPr>
    </w:p>
    <w:p w14:paraId="776090DE" w14:textId="77777777" w:rsidR="00E618F5" w:rsidRDefault="005942A1">
      <w:pPr>
        <w:jc w:val="center"/>
      </w:pPr>
      <w:r>
        <w:t>12/12/2017</w:t>
      </w:r>
    </w:p>
    <w:p w14:paraId="4EA29F44" w14:textId="77777777" w:rsidR="00E618F5" w:rsidRDefault="005942A1">
      <w:pPr>
        <w:pStyle w:val="Heading2"/>
        <w:jc w:val="center"/>
      </w:pPr>
      <w:bookmarkStart w:id="0" w:name="_Toc501116529"/>
      <w:bookmarkStart w:id="1" w:name="_Toc501116862"/>
      <w:r>
        <w:t>Capstone Design ECE 4440 / ECE4991</w:t>
      </w:r>
      <w:bookmarkEnd w:id="0"/>
      <w:bookmarkEnd w:id="1"/>
    </w:p>
    <w:p w14:paraId="4FC4CF0A" w14:textId="77777777" w:rsidR="00E618F5" w:rsidRDefault="00E618F5"/>
    <w:p w14:paraId="4C479C95" w14:textId="77777777" w:rsidR="00E618F5" w:rsidRDefault="005942A1">
      <w:pPr>
        <w:pStyle w:val="Heading2"/>
      </w:pPr>
      <w:bookmarkStart w:id="2" w:name="_Toc501116530"/>
      <w:bookmarkStart w:id="3" w:name="_Toc501116863"/>
      <w:r>
        <w:t>Signatures</w:t>
      </w:r>
      <w:bookmarkEnd w:id="2"/>
      <w:bookmarkEnd w:id="3"/>
      <w:r>
        <w:t xml:space="preserve"> </w:t>
      </w:r>
    </w:p>
    <w:p w14:paraId="724ED3D2" w14:textId="77777777" w:rsidR="00E618F5" w:rsidRDefault="005942A1">
      <w:pPr>
        <w:pBdr>
          <w:bottom w:val="single" w:sz="6" w:space="1" w:color="000000"/>
        </w:pBdr>
        <w:jc w:val="center"/>
      </w:pPr>
      <w:r>
        <w:rPr>
          <w:noProof/>
        </w:rPr>
        <w:drawing>
          <wp:inline distT="114300" distB="114300" distL="114300" distR="114300" wp14:anchorId="0CA7ECA7" wp14:editId="212E7326">
            <wp:extent cx="1895475" cy="62865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
                    <a:srcRect/>
                    <a:stretch>
                      <a:fillRect/>
                    </a:stretch>
                  </pic:blipFill>
                  <pic:spPr>
                    <a:xfrm>
                      <a:off x="0" y="0"/>
                      <a:ext cx="1895475" cy="628650"/>
                    </a:xfrm>
                    <a:prstGeom prst="rect">
                      <a:avLst/>
                    </a:prstGeom>
                    <a:ln/>
                  </pic:spPr>
                </pic:pic>
              </a:graphicData>
            </a:graphic>
          </wp:inline>
        </w:drawing>
      </w:r>
    </w:p>
    <w:p w14:paraId="55211B5F" w14:textId="77777777" w:rsidR="00E618F5" w:rsidRDefault="005942A1">
      <w:pPr>
        <w:spacing w:after="0"/>
        <w:jc w:val="center"/>
      </w:pPr>
      <w:r>
        <w:rPr>
          <w:noProof/>
        </w:rPr>
        <w:drawing>
          <wp:inline distT="114300" distB="114300" distL="114300" distR="114300" wp14:anchorId="0E04404A" wp14:editId="5423154C">
            <wp:extent cx="1095375" cy="488585"/>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
                    <a:srcRect/>
                    <a:stretch>
                      <a:fillRect/>
                    </a:stretch>
                  </pic:blipFill>
                  <pic:spPr>
                    <a:xfrm>
                      <a:off x="0" y="0"/>
                      <a:ext cx="1095375" cy="488585"/>
                    </a:xfrm>
                    <a:prstGeom prst="rect">
                      <a:avLst/>
                    </a:prstGeom>
                    <a:ln/>
                  </pic:spPr>
                </pic:pic>
              </a:graphicData>
            </a:graphic>
          </wp:inline>
        </w:drawing>
      </w:r>
    </w:p>
    <w:p w14:paraId="7223DD8E" w14:textId="77777777" w:rsidR="00E618F5" w:rsidRDefault="00E618F5">
      <w:pPr>
        <w:pBdr>
          <w:bottom w:val="single" w:sz="6" w:space="1" w:color="000000"/>
        </w:pBdr>
      </w:pPr>
    </w:p>
    <w:p w14:paraId="64F78CD1" w14:textId="77777777" w:rsidR="00E618F5" w:rsidRDefault="005942A1">
      <w:pPr>
        <w:jc w:val="center"/>
      </w:pPr>
      <w:r>
        <w:rPr>
          <w:noProof/>
        </w:rPr>
        <w:drawing>
          <wp:inline distT="114300" distB="114300" distL="114300" distR="114300" wp14:anchorId="60F4EA36" wp14:editId="2EC9FF25">
            <wp:extent cx="1662113" cy="677416"/>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
                    <a:srcRect/>
                    <a:stretch>
                      <a:fillRect/>
                    </a:stretch>
                  </pic:blipFill>
                  <pic:spPr>
                    <a:xfrm>
                      <a:off x="0" y="0"/>
                      <a:ext cx="1662113" cy="677416"/>
                    </a:xfrm>
                    <a:prstGeom prst="rect">
                      <a:avLst/>
                    </a:prstGeom>
                    <a:ln/>
                  </pic:spPr>
                </pic:pic>
              </a:graphicData>
            </a:graphic>
          </wp:inline>
        </w:drawing>
      </w:r>
    </w:p>
    <w:p w14:paraId="07E20E10" w14:textId="77777777" w:rsidR="00E618F5" w:rsidRDefault="00615F0D">
      <w:pPr>
        <w:pBdr>
          <w:bottom w:val="single" w:sz="6" w:space="1" w:color="000000"/>
        </w:pBdr>
      </w:pPr>
      <w:r>
        <w:rPr>
          <w:noProof/>
        </w:rPr>
        <mc:AlternateContent>
          <mc:Choice Requires="wps">
            <w:drawing>
              <wp:anchor distT="114300" distB="114300" distL="114300" distR="114300" simplePos="0" relativeHeight="251596288" behindDoc="1" locked="0" layoutInCell="1" hidden="0" allowOverlap="1" wp14:anchorId="164E0D01" wp14:editId="7C7714C7">
                <wp:simplePos x="0" y="0"/>
                <wp:positionH relativeFrom="margin">
                  <wp:posOffset>1958340</wp:posOffset>
                </wp:positionH>
                <wp:positionV relativeFrom="paragraph">
                  <wp:posOffset>619125</wp:posOffset>
                </wp:positionV>
                <wp:extent cx="1653540" cy="662940"/>
                <wp:effectExtent l="0" t="0" r="0" b="0"/>
                <wp:wrapTopAndBottom distT="114300" distB="114300"/>
                <wp:docPr id="28" name="Text Box 28"/>
                <wp:cNvGraphicFramePr/>
                <a:graphic xmlns:a="http://schemas.openxmlformats.org/drawingml/2006/main">
                  <a:graphicData uri="http://schemas.microsoft.com/office/word/2010/wordprocessingShape">
                    <wps:wsp>
                      <wps:cNvSpPr txBox="1"/>
                      <wps:spPr>
                        <a:xfrm>
                          <a:off x="0" y="0"/>
                          <a:ext cx="1653540" cy="662940"/>
                        </a:xfrm>
                        <a:prstGeom prst="rect">
                          <a:avLst/>
                        </a:prstGeom>
                        <a:noFill/>
                        <a:ln>
                          <a:noFill/>
                        </a:ln>
                      </wps:spPr>
                      <wps:txbx>
                        <w:txbxContent>
                          <w:p w14:paraId="61CAE8A7" w14:textId="77777777" w:rsidR="00C6326C" w:rsidRPr="00615F0D" w:rsidRDefault="00C6326C">
                            <w:pPr>
                              <w:spacing w:after="0" w:line="240" w:lineRule="auto"/>
                              <w:textDirection w:val="btLr"/>
                              <w:rPr>
                                <w:rFonts w:ascii="Brush Script MT" w:hAnsi="Brush Script MT"/>
                                <w:i/>
                                <w:sz w:val="36"/>
                                <w:szCs w:val="36"/>
                              </w:rPr>
                            </w:pPr>
                            <w:r w:rsidRPr="00615F0D">
                              <w:rPr>
                                <w:rFonts w:ascii="Brush Script MT" w:eastAsia="Caveat" w:hAnsi="Brush Script MT" w:cs="Caveat"/>
                                <w:i/>
                                <w:sz w:val="36"/>
                                <w:szCs w:val="36"/>
                              </w:rPr>
                              <w:t>Timothy Meng</w:t>
                            </w:r>
                          </w:p>
                        </w:txbxContent>
                      </wps:txbx>
                      <wps:bodyPr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4E0D01" id="_x0000_t202" coordsize="21600,21600" o:spt="202" path="m,l,21600r21600,l21600,xe">
                <v:stroke joinstyle="miter"/>
                <v:path gradientshapeok="t" o:connecttype="rect"/>
              </v:shapetype>
              <v:shape id="Text Box 28" o:spid="_x0000_s1026" type="#_x0000_t202" style="position:absolute;margin-left:154.2pt;margin-top:48.75pt;width:130.2pt;height:52.2pt;z-index:-251720192;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" filled="f" stroked="f">
                <v:textbox inset="2.53958mm,2.53958mm,2.53958mm,2.53958mm">
                  <w:txbxContent>
                    <w:p w14:paraId="61CAE8A7" w14:textId="77777777" w:rsidR="00C6326C" w:rsidRPr="00615F0D" w:rsidRDefault="00C6326C">
                      <w:pPr>
                        <w:spacing w:after="0" w:line="240" w:lineRule="auto"/>
                        <w:textDirection w:val="btLr"/>
                        <w:rPr>
                          <w:rFonts w:ascii="Brush Script MT" w:hAnsi="Brush Script MT"/>
                          <w:i/>
                          <w:sz w:val="36"/>
                          <w:szCs w:val="36"/>
                        </w:rPr>
                      </w:pPr>
                      <w:r w:rsidRPr="00615F0D">
                        <w:rPr>
                          <w:rFonts w:ascii="Brush Script MT" w:eastAsia="Caveat" w:hAnsi="Brush Script MT" w:cs="Caveat"/>
                          <w:i/>
                          <w:sz w:val="36"/>
                          <w:szCs w:val="36"/>
                        </w:rPr>
                        <w:t>Timothy Meng</w:t>
                      </w:r>
                    </w:p>
                  </w:txbxContent>
                </v:textbox>
                <w10:wrap type="topAndBottom" anchorx="margin"/>
              </v:shape>
            </w:pict>
          </mc:Fallback>
        </mc:AlternateContent>
      </w:r>
    </w:p>
    <w:p w14:paraId="06423104" w14:textId="77777777" w:rsidR="00E618F5" w:rsidRDefault="00E618F5"/>
    <w:p w14:paraId="345F1895" w14:textId="77777777" w:rsidR="00E618F5" w:rsidRDefault="00E618F5">
      <w:pPr>
        <w:pBdr>
          <w:bottom w:val="single" w:sz="6" w:space="1" w:color="000000"/>
        </w:pBdr>
      </w:pPr>
    </w:p>
    <w:p w14:paraId="3F3ED376" w14:textId="77777777" w:rsidR="00E618F5" w:rsidRDefault="005942A1">
      <w:r>
        <w:t xml:space="preserve"> </w:t>
      </w:r>
    </w:p>
    <w:p w14:paraId="68432CB5" w14:textId="77777777" w:rsidR="00E618F5" w:rsidRDefault="00E618F5"/>
    <w:p w14:paraId="74170999" w14:textId="77777777" w:rsidR="00E618F5" w:rsidRDefault="00E618F5"/>
    <w:p w14:paraId="32D8175D" w14:textId="77777777" w:rsidR="00E618F5" w:rsidRDefault="00E618F5">
      <w:bookmarkStart w:id="4" w:name="_1fob9te" w:colFirst="0" w:colLast="0"/>
      <w:bookmarkEnd w:id="4"/>
    </w:p>
    <w:p w14:paraId="27050A1A" w14:textId="77777777" w:rsidR="00E618F5" w:rsidRDefault="005942A1">
      <w:pPr>
        <w:pStyle w:val="Heading2"/>
      </w:pPr>
      <w:bookmarkStart w:id="5" w:name="_Toc501116531"/>
      <w:bookmarkStart w:id="6" w:name="_Toc501116864"/>
      <w:r>
        <w:lastRenderedPageBreak/>
        <w:t>Statement of work:</w:t>
      </w:r>
      <w:bookmarkEnd w:id="5"/>
      <w:bookmarkEnd w:id="6"/>
    </w:p>
    <w:p w14:paraId="07614D95" w14:textId="77777777" w:rsidR="00E618F5" w:rsidRDefault="00E618F5"/>
    <w:p w14:paraId="3AEA0134" w14:textId="77777777" w:rsidR="00E618F5" w:rsidRDefault="005942A1">
      <w:pPr>
        <w:rPr>
          <w:b/>
        </w:rPr>
      </w:pPr>
      <w:r>
        <w:rPr>
          <w:b/>
        </w:rPr>
        <w:t>Hans Zhang:</w:t>
      </w:r>
    </w:p>
    <w:p w14:paraId="3E3D0AF2" w14:textId="77777777" w:rsidR="00E618F5" w:rsidRDefault="005942A1">
      <w:r>
        <w:t xml:space="preserve">I was in charge of developing the whole web application, including building server, configuring </w:t>
      </w:r>
      <w:r>
        <w:rPr>
          <w:noProof/>
        </w:rPr>
        <w:t>URL</w:t>
      </w:r>
      <w:r w:rsidRPr="005942A1">
        <w:rPr>
          <w:noProof/>
        </w:rPr>
        <w:t>s</w:t>
      </w:r>
      <w:r>
        <w:t xml:space="preserve">, constructing Model-View-Controller (MVC)[13] architecture, designing visual user interface, enhancing website performance and deploying the site to the </w:t>
      </w:r>
      <w:r w:rsidRPr="005942A1">
        <w:rPr>
          <w:noProof/>
        </w:rPr>
        <w:t>public</w:t>
      </w:r>
      <w:r>
        <w:t>.</w:t>
      </w:r>
    </w:p>
    <w:p w14:paraId="46D9C4B3" w14:textId="77777777" w:rsidR="00E618F5" w:rsidRDefault="005942A1">
      <w:r>
        <w:t>For the web application MVC constructions, I used Django framework[14]. Furthermore, for the front-end development, I employed AJAX[15] for refreshing table figures and bootstrap 3.0[16] for styling. Lastly, for the application deployment, I used Heroku[17] as the platform and the whole deployment processes were done through command line instructions.</w:t>
      </w:r>
    </w:p>
    <w:p w14:paraId="2B5BD840" w14:textId="77777777" w:rsidR="00E618F5" w:rsidRDefault="005942A1">
      <w:pPr>
        <w:rPr>
          <w:b/>
        </w:rPr>
      </w:pPr>
      <w:r>
        <w:rPr>
          <w:b/>
        </w:rPr>
        <w:t xml:space="preserve">Timothy Meng: </w:t>
      </w:r>
    </w:p>
    <w:p w14:paraId="7D83E530" w14:textId="77777777" w:rsidR="00E618F5" w:rsidRDefault="005942A1">
      <w:r>
        <w:t xml:space="preserve">The major part of the project that I was responsible for is building a consistent connection between the MQTT public broker and the client side webpage. To be specific, after the seat occupancy data derived from the CC3200 and the thermal is transmitted to the public broker, the scripts that I write brings the data to the webpage in order to be displayed. </w:t>
      </w:r>
    </w:p>
    <w:p w14:paraId="47FC6FC1" w14:textId="77777777" w:rsidR="00E618F5" w:rsidRDefault="005942A1">
      <w:r>
        <w:t xml:space="preserve">In addition, I was also involved in integrating the data receiving scripts with the </w:t>
      </w:r>
      <w:r>
        <w:rPr>
          <w:noProof/>
        </w:rPr>
        <w:t>D</w:t>
      </w:r>
      <w:r w:rsidRPr="005942A1">
        <w:rPr>
          <w:noProof/>
        </w:rPr>
        <w:t>jango</w:t>
      </w:r>
      <w:r>
        <w:t xml:space="preserve"> </w:t>
      </w:r>
      <w:r w:rsidRPr="005942A1">
        <w:rPr>
          <w:noProof/>
        </w:rPr>
        <w:t>web</w:t>
      </w:r>
      <w:r>
        <w:rPr>
          <w:noProof/>
        </w:rPr>
        <w:t xml:space="preserve"> </w:t>
      </w:r>
      <w:r w:rsidRPr="005942A1">
        <w:rPr>
          <w:noProof/>
        </w:rPr>
        <w:t>frame</w:t>
      </w:r>
      <w:r>
        <w:t xml:space="preserve"> and the deployment of the website to be viewed on any computer. Since the webpage is always running, my scripts will run every time the web page is refreshed. </w:t>
      </w:r>
      <w:r w:rsidRPr="005942A1">
        <w:rPr>
          <w:noProof/>
        </w:rPr>
        <w:t>Lastly</w:t>
      </w:r>
      <w:r>
        <w:rPr>
          <w:noProof/>
        </w:rPr>
        <w:t>,</w:t>
      </w:r>
      <w:r>
        <w:t xml:space="preserve"> I was also involved in the incremental testing of the individual components and the holistic testing of the final product.</w:t>
      </w:r>
    </w:p>
    <w:p w14:paraId="3A5808C5" w14:textId="77777777" w:rsidR="00E618F5" w:rsidRDefault="005942A1">
      <w:pPr>
        <w:rPr>
          <w:b/>
        </w:rPr>
      </w:pPr>
      <w:r>
        <w:rPr>
          <w:b/>
        </w:rPr>
        <w:t>Mike Wang:</w:t>
      </w:r>
    </w:p>
    <w:p w14:paraId="5E55363F" w14:textId="5E3C7EB8" w:rsidR="003A338F" w:rsidRDefault="005942A1">
      <w:r>
        <w:t xml:space="preserve">I was responsible for all the hardware selection, design, </w:t>
      </w:r>
      <w:r w:rsidRPr="005942A1">
        <w:rPr>
          <w:noProof/>
        </w:rPr>
        <w:t>and</w:t>
      </w:r>
      <w:r>
        <w:t xml:space="preserve"> testing. Hardware selection includes selections for the </w:t>
      </w:r>
      <w:r>
        <w:rPr>
          <w:noProof/>
        </w:rPr>
        <w:t>CPU</w:t>
      </w:r>
      <w:r>
        <w:t xml:space="preserve">, thermal sensor, batteries, logic switch, various connectors and etc. I designed the PCB board as </w:t>
      </w:r>
      <w:del w:id="7" w:author="Mike Wang" w:date="2017-12-15T15:59:00Z">
        <w:r w:rsidDel="004B06D8">
          <w:delText>an</w:delText>
        </w:r>
      </w:del>
      <w:ins w:id="8" w:author="Mike Wang" w:date="2017-12-15T15:59:00Z">
        <w:r w:rsidR="004B06D8">
          <w:t>a</w:t>
        </w:r>
      </w:ins>
      <w:r>
        <w:t xml:space="preserve"> interconnect, 3D printed case and BJT power saving switch (ended up not including in the final product). Testing includes both hardware (testing of the </w:t>
      </w:r>
      <w:r w:rsidRPr="005942A1">
        <w:rPr>
          <w:noProof/>
        </w:rPr>
        <w:t>sensor</w:t>
      </w:r>
      <w:r>
        <w:t>, logic switch, sensor-</w:t>
      </w:r>
      <w:r>
        <w:rPr>
          <w:noProof/>
        </w:rPr>
        <w:t>CPU</w:t>
      </w:r>
      <w:r>
        <w:t xml:space="preserve"> connection, PCB board connection and 3D printed case compatibility) and software (I2C communication code, human detection algorithm, </w:t>
      </w:r>
      <w:r w:rsidR="00615F0D">
        <w:t>Wi-Fi</w:t>
      </w:r>
      <w:r>
        <w:t xml:space="preserve"> connectivity, </w:t>
      </w:r>
      <w:r w:rsidRPr="005942A1">
        <w:rPr>
          <w:noProof/>
        </w:rPr>
        <w:t>and</w:t>
      </w:r>
      <w:r>
        <w:t xml:space="preserve"> website display). Along with the </w:t>
      </w:r>
      <w:r w:rsidRPr="005942A1">
        <w:rPr>
          <w:noProof/>
        </w:rPr>
        <w:t>hardware</w:t>
      </w:r>
      <w:r>
        <w:t xml:space="preserve">, I was responsible for I2C communication coding, ordering </w:t>
      </w:r>
      <w:r w:rsidRPr="005942A1">
        <w:rPr>
          <w:noProof/>
        </w:rPr>
        <w:t>parts,</w:t>
      </w:r>
      <w:r>
        <w:t xml:space="preserve"> reimbursement process and organizing team folder on the </w:t>
      </w:r>
      <w:r w:rsidRPr="005942A1">
        <w:rPr>
          <w:noProof/>
        </w:rPr>
        <w:t>collab</w:t>
      </w:r>
      <w:r>
        <w:t xml:space="preserve">.  I also helped Yingxiang with some of the human detection </w:t>
      </w:r>
      <w:r w:rsidRPr="005942A1">
        <w:rPr>
          <w:noProof/>
        </w:rPr>
        <w:t>coding</w:t>
      </w:r>
      <w:r>
        <w:rPr>
          <w:noProof/>
        </w:rPr>
        <w:t>s</w:t>
      </w:r>
      <w:r>
        <w:t>, especially with coming up with ideas to compensate for changing room temperature.</w:t>
      </w:r>
    </w:p>
    <w:p w14:paraId="060EF013" w14:textId="77777777" w:rsidR="00E618F5" w:rsidRDefault="005942A1">
      <w:pPr>
        <w:rPr>
          <w:b/>
        </w:rPr>
      </w:pPr>
      <w:r>
        <w:rPr>
          <w:b/>
        </w:rPr>
        <w:t>Yingxiang Sun:</w:t>
      </w:r>
    </w:p>
    <w:p w14:paraId="061CAC92" w14:textId="13AD2BE0" w:rsidR="00E618F5" w:rsidRDefault="005942A1">
      <w:r>
        <w:t xml:space="preserve">I was responsible for transferring raw data from thermal sensor to public broker after analysis. The first task was to collect data from the </w:t>
      </w:r>
      <w:r w:rsidRPr="005942A1">
        <w:rPr>
          <w:noProof/>
        </w:rPr>
        <w:t>thermal sensor</w:t>
      </w:r>
      <w:r>
        <w:t xml:space="preserve"> to CC3200 launch board. After </w:t>
      </w:r>
      <w:r w:rsidRPr="005942A1">
        <w:rPr>
          <w:noProof/>
        </w:rPr>
        <w:t>that</w:t>
      </w:r>
      <w:r>
        <w:rPr>
          <w:noProof/>
        </w:rPr>
        <w:t>,</w:t>
      </w:r>
      <w:r>
        <w:t xml:space="preserve"> I developed a human detection algorithm by manipulating temperature data collected from the </w:t>
      </w:r>
      <w:r w:rsidRPr="005942A1">
        <w:rPr>
          <w:noProof/>
        </w:rPr>
        <w:t>thermal sensor</w:t>
      </w:r>
      <w:r>
        <w:t xml:space="preserve">. Then a </w:t>
      </w:r>
      <w:r w:rsidR="00615F0D">
        <w:t>Boolean</w:t>
      </w:r>
      <w:r>
        <w:t xml:space="preserve"> signal which represents if people were detected or not and the device serial number would be sent to </w:t>
      </w:r>
      <w:r w:rsidRPr="005942A1">
        <w:rPr>
          <w:noProof/>
        </w:rPr>
        <w:t>the public broker</w:t>
      </w:r>
      <w:r>
        <w:t xml:space="preserve"> through MQTT protocol. CC3200 </w:t>
      </w:r>
      <w:r w:rsidR="00615F0D">
        <w:t>Launchpad</w:t>
      </w:r>
      <w:r>
        <w:t xml:space="preserve"> sends MQTT datagram every second to guarantee accuracy and timeliness of data. </w:t>
      </w:r>
      <w:r>
        <w:lastRenderedPageBreak/>
        <w:t xml:space="preserve">Lastly, I made up test plan for this section of the </w:t>
      </w:r>
      <w:del w:id="9" w:author="Mike Wang" w:date="2017-12-15T15:58:00Z">
        <w:r w:rsidRPr="00A07DDB" w:rsidDel="00A07DDB">
          <w:rPr>
            <w:rFonts w:asciiTheme="minorEastAsia" w:eastAsiaTheme="minorEastAsia" w:hAnsiTheme="minorEastAsia"/>
            <w:noProof/>
          </w:rPr>
          <w:delText>the</w:delText>
        </w:r>
        <w:r w:rsidRPr="005942A1" w:rsidDel="00A07DDB">
          <w:rPr>
            <w:rFonts w:eastAsia="Times New Roman"/>
            <w:noProof/>
          </w:rPr>
          <w:delText xml:space="preserve"> </w:delText>
        </w:r>
      </w:del>
      <w:r w:rsidRPr="005942A1">
        <w:rPr>
          <w:noProof/>
        </w:rPr>
        <w:t>datapath</w:t>
      </w:r>
      <w:r>
        <w:t xml:space="preserve">, also participated test for system integration. </w:t>
      </w:r>
      <w:r>
        <w:br w:type="page"/>
      </w:r>
    </w:p>
    <w:p w14:paraId="15152233" w14:textId="77777777" w:rsidR="00E618F5" w:rsidRDefault="005942A1">
      <w:pPr>
        <w:pStyle w:val="Heading2"/>
      </w:pPr>
      <w:bookmarkStart w:id="10" w:name="_Toc501116532"/>
      <w:bookmarkStart w:id="11" w:name="_Toc501116865"/>
      <w:r>
        <w:lastRenderedPageBreak/>
        <w:t>Table of Contents</w:t>
      </w:r>
      <w:bookmarkEnd w:id="10"/>
      <w:bookmarkEnd w:id="11"/>
    </w:p>
    <w:p w14:paraId="66CDCB1A" w14:textId="5AF6500A" w:rsidR="00E618F5" w:rsidDel="00F87CDD" w:rsidRDefault="00E618F5">
      <w:pPr>
        <w:rPr>
          <w:del w:id="12" w:author="Mike Wang" w:date="2017-12-15T15:54:00Z"/>
        </w:rPr>
      </w:pPr>
    </w:p>
    <w:bookmarkStart w:id="13" w:name="_d8dynu92bp38" w:colFirst="0" w:colLast="0" w:displacedByCustomXml="next"/>
    <w:bookmarkEnd w:id="13" w:displacedByCustomXml="next"/>
    <w:customXmlInsRangeStart w:id="14" w:author="Mike Wang" w:date="2017-12-15T15:54:00Z"/>
    <w:sdt>
      <w:sdtPr>
        <w:rPr>
          <w:rFonts w:ascii="Times New Roman" w:eastAsia="宋体" w:hAnsi="Times New Roman" w:cs="Times New Roman"/>
          <w:color w:val="000000"/>
          <w:sz w:val="24"/>
          <w:szCs w:val="24"/>
          <w:lang w:eastAsia="zh-CN"/>
        </w:rPr>
        <w:id w:val="-1946380344"/>
        <w:docPartObj>
          <w:docPartGallery w:val="Table of Contents"/>
          <w:docPartUnique/>
        </w:docPartObj>
      </w:sdtPr>
      <w:sdtEndPr>
        <w:rPr>
          <w:b/>
          <w:bCs/>
          <w:noProof/>
        </w:rPr>
      </w:sdtEndPr>
      <w:sdtContent>
        <w:customXmlInsRangeEnd w:id="14"/>
        <w:p w14:paraId="50684562" w14:textId="3A5ABC81" w:rsidR="00F87CDD" w:rsidRDefault="00F87CDD">
          <w:pPr>
            <w:pStyle w:val="TOCHeading"/>
            <w:rPr>
              <w:ins w:id="15" w:author="Mike Wang" w:date="2017-12-15T15:54:00Z"/>
            </w:rPr>
          </w:pPr>
          <w:ins w:id="16" w:author="Mike Wang" w:date="2017-12-15T15:54:00Z">
            <w:r>
              <w:t>Contents</w:t>
            </w:r>
          </w:ins>
        </w:p>
        <w:p w14:paraId="50E94D3C" w14:textId="36D1AE4B" w:rsidR="004B06D8" w:rsidRDefault="00F87CDD">
          <w:pPr>
            <w:pStyle w:val="TOC2"/>
            <w:tabs>
              <w:tab w:val="right" w:leader="dot" w:pos="9350"/>
            </w:tabs>
            <w:rPr>
              <w:ins w:id="17" w:author="Mike Wang" w:date="2017-12-15T15:58:00Z"/>
              <w:rFonts w:asciiTheme="minorHAnsi" w:eastAsiaTheme="minorEastAsia" w:hAnsiTheme="minorHAnsi" w:cstheme="minorBidi"/>
              <w:noProof/>
              <w:color w:val="auto"/>
              <w:sz w:val="22"/>
              <w:szCs w:val="22"/>
            </w:rPr>
          </w:pPr>
          <w:ins w:id="18" w:author="Mike Wang" w:date="2017-12-15T15:54:00Z">
            <w:r>
              <w:fldChar w:fldCharType="begin"/>
            </w:r>
            <w:r>
              <w:instrText xml:space="preserve"> TOC \o "1-3" \h \z \u </w:instrText>
            </w:r>
            <w:r>
              <w:fldChar w:fldCharType="separate"/>
            </w:r>
          </w:ins>
          <w:ins w:id="19" w:author="Mike Wang" w:date="2017-12-15T15:58:00Z">
            <w:r w:rsidR="004B06D8" w:rsidRPr="00123F6A">
              <w:rPr>
                <w:rStyle w:val="Hyperlink"/>
                <w:noProof/>
              </w:rPr>
              <w:fldChar w:fldCharType="begin"/>
            </w:r>
            <w:r w:rsidR="004B06D8" w:rsidRPr="00123F6A">
              <w:rPr>
                <w:rStyle w:val="Hyperlink"/>
                <w:noProof/>
              </w:rPr>
              <w:instrText xml:space="preserve"> </w:instrText>
            </w:r>
            <w:r w:rsidR="004B06D8">
              <w:rPr>
                <w:noProof/>
              </w:rPr>
              <w:instrText>HYPERLINK \l "_Toc501116862"</w:instrText>
            </w:r>
            <w:r w:rsidR="004B06D8" w:rsidRPr="00123F6A">
              <w:rPr>
                <w:rStyle w:val="Hyperlink"/>
                <w:noProof/>
              </w:rPr>
              <w:instrText xml:space="preserve"> </w:instrText>
            </w:r>
            <w:r w:rsidR="004B06D8" w:rsidRPr="00123F6A">
              <w:rPr>
                <w:rStyle w:val="Hyperlink"/>
                <w:noProof/>
              </w:rPr>
              <w:fldChar w:fldCharType="separate"/>
            </w:r>
            <w:r w:rsidR="004B06D8" w:rsidRPr="00123F6A">
              <w:rPr>
                <w:rStyle w:val="Hyperlink"/>
                <w:noProof/>
              </w:rPr>
              <w:t>Capstone Design ECE 4440 / ECE4991</w:t>
            </w:r>
            <w:r w:rsidR="004B06D8">
              <w:rPr>
                <w:noProof/>
                <w:webHidden/>
              </w:rPr>
              <w:tab/>
            </w:r>
            <w:r w:rsidR="004B06D8">
              <w:rPr>
                <w:noProof/>
                <w:webHidden/>
              </w:rPr>
              <w:fldChar w:fldCharType="begin"/>
            </w:r>
            <w:r w:rsidR="004B06D8">
              <w:rPr>
                <w:noProof/>
                <w:webHidden/>
              </w:rPr>
              <w:instrText xml:space="preserve"> PAGEREF _Toc501116862 \h </w:instrText>
            </w:r>
          </w:ins>
          <w:r w:rsidR="004B06D8">
            <w:rPr>
              <w:noProof/>
              <w:webHidden/>
            </w:rPr>
          </w:r>
          <w:r w:rsidR="004B06D8">
            <w:rPr>
              <w:noProof/>
              <w:webHidden/>
            </w:rPr>
            <w:fldChar w:fldCharType="separate"/>
          </w:r>
          <w:r w:rsidR="007043C3">
            <w:rPr>
              <w:noProof/>
              <w:webHidden/>
            </w:rPr>
            <w:t>1</w:t>
          </w:r>
          <w:ins w:id="20" w:author="Mike Wang" w:date="2017-12-15T15:58:00Z">
            <w:r w:rsidR="004B06D8">
              <w:rPr>
                <w:noProof/>
                <w:webHidden/>
              </w:rPr>
              <w:fldChar w:fldCharType="end"/>
            </w:r>
            <w:r w:rsidR="004B06D8" w:rsidRPr="00123F6A">
              <w:rPr>
                <w:rStyle w:val="Hyperlink"/>
                <w:noProof/>
              </w:rPr>
              <w:fldChar w:fldCharType="end"/>
            </w:r>
          </w:ins>
        </w:p>
        <w:p w14:paraId="2144E039" w14:textId="753EEEEF" w:rsidR="004B06D8" w:rsidRDefault="004B06D8">
          <w:pPr>
            <w:pStyle w:val="TOC2"/>
            <w:tabs>
              <w:tab w:val="right" w:leader="dot" w:pos="9350"/>
            </w:tabs>
            <w:rPr>
              <w:ins w:id="21" w:author="Mike Wang" w:date="2017-12-15T15:58:00Z"/>
              <w:rFonts w:asciiTheme="minorHAnsi" w:eastAsiaTheme="minorEastAsia" w:hAnsiTheme="minorHAnsi" w:cstheme="minorBidi"/>
              <w:noProof/>
              <w:color w:val="auto"/>
              <w:sz w:val="22"/>
              <w:szCs w:val="22"/>
            </w:rPr>
          </w:pPr>
          <w:ins w:id="22"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"_Toc501116863"</w:instrText>
            </w:r>
            <w:r w:rsidRPr="00123F6A">
              <w:rPr>
                <w:rStyle w:val="Hyperlink"/>
                <w:noProof/>
              </w:rPr>
              <w:instrText xml:space="preserve"> </w:instrText>
            </w:r>
            <w:r w:rsidRPr="00123F6A">
              <w:rPr>
                <w:rStyle w:val="Hyperlink"/>
                <w:noProof/>
              </w:rPr>
              <w:fldChar w:fldCharType="separate"/>
            </w:r>
            <w:r w:rsidRPr="00123F6A">
              <w:rPr>
                <w:rStyle w:val="Hyperlink"/>
                <w:noProof/>
              </w:rPr>
              <w:t>Signatures</w:t>
            </w:r>
            <w:r>
              <w:rPr>
                <w:noProof/>
                <w:webHidden/>
              </w:rPr>
              <w:tab/>
            </w:r>
            <w:r>
              <w:rPr>
                <w:noProof/>
                <w:webHidden/>
              </w:rPr>
              <w:fldChar w:fldCharType="begin"/>
            </w:r>
            <w:r>
              <w:rPr>
                <w:noProof/>
                <w:webHidden/>
              </w:rPr>
              <w:instrText xml:space="preserve"> PAGEREF _Toc501116863 \h </w:instrText>
            </w:r>
          </w:ins>
          <w:r>
            <w:rPr>
              <w:noProof/>
              <w:webHidden/>
            </w:rPr>
          </w:r>
          <w:r>
            <w:rPr>
              <w:noProof/>
              <w:webHidden/>
            </w:rPr>
            <w:fldChar w:fldCharType="separate"/>
          </w:r>
          <w:r w:rsidR="007043C3">
            <w:rPr>
              <w:noProof/>
              <w:webHidden/>
            </w:rPr>
            <w:t>1</w:t>
          </w:r>
          <w:ins w:id="23" w:author="Mike Wang" w:date="2017-12-15T15:58:00Z">
            <w:r>
              <w:rPr>
                <w:noProof/>
                <w:webHidden/>
              </w:rPr>
              <w:fldChar w:fldCharType="end"/>
            </w:r>
            <w:r w:rsidRPr="00123F6A">
              <w:rPr>
                <w:rStyle w:val="Hyperlink"/>
                <w:noProof/>
              </w:rPr>
              <w:fldChar w:fldCharType="end"/>
            </w:r>
          </w:ins>
        </w:p>
        <w:p w14:paraId="6A5AB3FC" w14:textId="510E47F1" w:rsidR="004B06D8" w:rsidRDefault="004B06D8">
          <w:pPr>
            <w:pStyle w:val="TOC2"/>
            <w:tabs>
              <w:tab w:val="right" w:leader="dot" w:pos="9350"/>
            </w:tabs>
            <w:rPr>
              <w:ins w:id="24" w:author="Mike Wang" w:date="2017-12-15T15:58:00Z"/>
              <w:rFonts w:asciiTheme="minorHAnsi" w:eastAsiaTheme="minorEastAsia" w:hAnsiTheme="minorHAnsi" w:cstheme="minorBidi"/>
              <w:noProof/>
              <w:color w:val="auto"/>
              <w:sz w:val="22"/>
              <w:szCs w:val="22"/>
            </w:rPr>
          </w:pPr>
          <w:ins w:id="25"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"_Toc501116864"</w:instrText>
            </w:r>
            <w:r w:rsidRPr="00123F6A">
              <w:rPr>
                <w:rStyle w:val="Hyperlink"/>
                <w:noProof/>
              </w:rPr>
              <w:instrText xml:space="preserve"> </w:instrText>
            </w:r>
            <w:r w:rsidRPr="00123F6A">
              <w:rPr>
                <w:rStyle w:val="Hyperlink"/>
                <w:noProof/>
              </w:rPr>
              <w:fldChar w:fldCharType="separate"/>
            </w:r>
            <w:r w:rsidRPr="00123F6A">
              <w:rPr>
                <w:rStyle w:val="Hyperlink"/>
                <w:noProof/>
              </w:rPr>
              <w:t>Statement of work:</w:t>
            </w:r>
            <w:r>
              <w:rPr>
                <w:noProof/>
                <w:webHidden/>
              </w:rPr>
              <w:tab/>
            </w:r>
            <w:r>
              <w:rPr>
                <w:noProof/>
                <w:webHidden/>
              </w:rPr>
              <w:fldChar w:fldCharType="begin"/>
            </w:r>
            <w:r>
              <w:rPr>
                <w:noProof/>
                <w:webHidden/>
              </w:rPr>
              <w:instrText xml:space="preserve"> PAGEREF _Toc501116864 \h </w:instrText>
            </w:r>
          </w:ins>
          <w:r>
            <w:rPr>
              <w:noProof/>
              <w:webHidden/>
            </w:rPr>
          </w:r>
          <w:r>
            <w:rPr>
              <w:noProof/>
              <w:webHidden/>
            </w:rPr>
            <w:fldChar w:fldCharType="separate"/>
          </w:r>
          <w:r w:rsidR="007043C3">
            <w:rPr>
              <w:noProof/>
              <w:webHidden/>
            </w:rPr>
            <w:t>2</w:t>
          </w:r>
          <w:ins w:id="26" w:author="Mike Wang" w:date="2017-12-15T15:58:00Z">
            <w:r>
              <w:rPr>
                <w:noProof/>
                <w:webHidden/>
              </w:rPr>
              <w:fldChar w:fldCharType="end"/>
            </w:r>
            <w:r w:rsidRPr="00123F6A">
              <w:rPr>
                <w:rStyle w:val="Hyperlink"/>
                <w:noProof/>
              </w:rPr>
              <w:fldChar w:fldCharType="end"/>
            </w:r>
          </w:ins>
        </w:p>
        <w:p w14:paraId="34B7BD1D" w14:textId="692A5CBF" w:rsidR="004B06D8" w:rsidRDefault="004B06D8">
          <w:pPr>
            <w:pStyle w:val="TOC2"/>
            <w:tabs>
              <w:tab w:val="right" w:leader="dot" w:pos="9350"/>
            </w:tabs>
            <w:rPr>
              <w:ins w:id="27" w:author="Mike Wang" w:date="2017-12-15T15:58:00Z"/>
              <w:rFonts w:asciiTheme="minorHAnsi" w:eastAsiaTheme="minorEastAsia" w:hAnsiTheme="minorHAnsi" w:cstheme="minorBidi"/>
              <w:noProof/>
              <w:color w:val="auto"/>
              <w:sz w:val="22"/>
              <w:szCs w:val="22"/>
            </w:rPr>
          </w:pPr>
          <w:ins w:id="28"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"_Toc501116865"</w:instrText>
            </w:r>
            <w:r w:rsidRPr="00123F6A">
              <w:rPr>
                <w:rStyle w:val="Hyperlink"/>
                <w:noProof/>
              </w:rPr>
              <w:instrText xml:space="preserve"> </w:instrText>
            </w:r>
            <w:r w:rsidRPr="00123F6A">
              <w:rPr>
                <w:rStyle w:val="Hyperlink"/>
                <w:noProof/>
              </w:rPr>
              <w:fldChar w:fldCharType="separate"/>
            </w:r>
            <w:r w:rsidRPr="00123F6A">
              <w:rPr>
                <w:rStyle w:val="Hyperlink"/>
                <w:noProof/>
              </w:rPr>
              <w:t>Table of Contents</w:t>
            </w:r>
            <w:r>
              <w:rPr>
                <w:noProof/>
                <w:webHidden/>
              </w:rPr>
              <w:tab/>
            </w:r>
            <w:r>
              <w:rPr>
                <w:noProof/>
                <w:webHidden/>
              </w:rPr>
              <w:fldChar w:fldCharType="begin"/>
            </w:r>
            <w:r>
              <w:rPr>
                <w:noProof/>
                <w:webHidden/>
              </w:rPr>
              <w:instrText xml:space="preserve"> PAGEREF _Toc501116865 \h </w:instrText>
            </w:r>
          </w:ins>
          <w:r>
            <w:rPr>
              <w:noProof/>
              <w:webHidden/>
            </w:rPr>
          </w:r>
          <w:r>
            <w:rPr>
              <w:noProof/>
              <w:webHidden/>
            </w:rPr>
            <w:fldChar w:fldCharType="separate"/>
          </w:r>
          <w:r w:rsidR="007043C3">
            <w:rPr>
              <w:noProof/>
              <w:webHidden/>
            </w:rPr>
            <w:t>4</w:t>
          </w:r>
          <w:ins w:id="29" w:author="Mike Wang" w:date="2017-12-15T15:58:00Z">
            <w:r>
              <w:rPr>
                <w:noProof/>
                <w:webHidden/>
              </w:rPr>
              <w:fldChar w:fldCharType="end"/>
            </w:r>
            <w:r w:rsidRPr="00123F6A">
              <w:rPr>
                <w:rStyle w:val="Hyperlink"/>
                <w:noProof/>
              </w:rPr>
              <w:fldChar w:fldCharType="end"/>
            </w:r>
          </w:ins>
        </w:p>
        <w:p w14:paraId="07DED0F7" w14:textId="20FC6932" w:rsidR="004B06D8" w:rsidRDefault="004B06D8">
          <w:pPr>
            <w:pStyle w:val="TOC2"/>
            <w:tabs>
              <w:tab w:val="right" w:leader="dot" w:pos="9350"/>
            </w:tabs>
            <w:rPr>
              <w:ins w:id="30" w:author="Mike Wang" w:date="2017-12-15T15:58:00Z"/>
              <w:rFonts w:asciiTheme="minorHAnsi" w:eastAsiaTheme="minorEastAsia" w:hAnsiTheme="minorHAnsi" w:cstheme="minorBidi"/>
              <w:noProof/>
              <w:color w:val="auto"/>
              <w:sz w:val="22"/>
              <w:szCs w:val="22"/>
            </w:rPr>
          </w:pPr>
          <w:ins w:id="3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"_Toc501116866"</w:instrText>
            </w:r>
            <w:r w:rsidRPr="00123F6A">
              <w:rPr>
                <w:rStyle w:val="Hyperlink"/>
                <w:noProof/>
              </w:rPr>
              <w:instrText xml:space="preserve"> </w:instrText>
            </w:r>
            <w:r w:rsidRPr="00123F6A">
              <w:rPr>
                <w:rStyle w:val="Hyperlink"/>
                <w:noProof/>
              </w:rPr>
              <w:fldChar w:fldCharType="separate"/>
            </w:r>
            <w:r w:rsidRPr="00123F6A">
              <w:rPr>
                <w:rStyle w:val="Hyperlink"/>
                <w:noProof/>
              </w:rPr>
              <w:t>Table of Figures</w:t>
            </w:r>
            <w:r>
              <w:rPr>
                <w:noProof/>
                <w:webHidden/>
              </w:rPr>
              <w:tab/>
            </w:r>
            <w:r>
              <w:rPr>
                <w:noProof/>
                <w:webHidden/>
              </w:rPr>
              <w:fldChar w:fldCharType="begin"/>
            </w:r>
            <w:r>
              <w:rPr>
                <w:noProof/>
                <w:webHidden/>
              </w:rPr>
              <w:instrText xml:space="preserve"> PAGEREF _Toc501116866 \h </w:instrText>
            </w:r>
          </w:ins>
          <w:r>
            <w:rPr>
              <w:noProof/>
              <w:webHidden/>
            </w:rPr>
          </w:r>
          <w:r>
            <w:rPr>
              <w:noProof/>
              <w:webHidden/>
            </w:rPr>
            <w:fldChar w:fldCharType="separate"/>
          </w:r>
          <w:ins w:id="32" w:author="Mike Wang" w:date="2017-12-15T16:13:00Z">
            <w:r w:rsidR="007043C3">
              <w:rPr>
                <w:noProof/>
                <w:webHidden/>
              </w:rPr>
              <w:t>5</w:t>
            </w:r>
          </w:ins>
          <w:del w:id="33" w:author="Mike Wang" w:date="2017-12-15T16:10:00Z">
            <w:r w:rsidR="00DA2B6C" w:rsidDel="00DA2B6C">
              <w:rPr>
                <w:noProof/>
                <w:webHidden/>
              </w:rPr>
              <w:delText>5</w:delText>
            </w:r>
          </w:del>
          <w:ins w:id="34" w:author="Mike Wang" w:date="2017-12-15T15:58:00Z">
            <w:r>
              <w:rPr>
                <w:noProof/>
                <w:webHidden/>
              </w:rPr>
              <w:fldChar w:fldCharType="end"/>
            </w:r>
            <w:r w:rsidRPr="00123F6A">
              <w:rPr>
                <w:rStyle w:val="Hyperlink"/>
                <w:noProof/>
              </w:rPr>
              <w:fldChar w:fldCharType="end"/>
            </w:r>
          </w:ins>
        </w:p>
        <w:p w14:paraId="0A033587" w14:textId="0B2C1872" w:rsidR="004B06D8" w:rsidRDefault="004B06D8">
          <w:pPr>
            <w:pStyle w:val="TOC2"/>
            <w:tabs>
              <w:tab w:val="right" w:leader="dot" w:pos="9350"/>
            </w:tabs>
            <w:rPr>
              <w:ins w:id="35" w:author="Mike Wang" w:date="2017-12-15T15:58:00Z"/>
              <w:rFonts w:asciiTheme="minorHAnsi" w:eastAsiaTheme="minorEastAsia" w:hAnsiTheme="minorHAnsi" w:cstheme="minorBidi"/>
              <w:noProof/>
              <w:color w:val="auto"/>
              <w:sz w:val="22"/>
              <w:szCs w:val="22"/>
            </w:rPr>
          </w:pPr>
          <w:ins w:id="36"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"_Toc501116867"</w:instrText>
            </w:r>
            <w:r w:rsidRPr="00123F6A">
              <w:rPr>
                <w:rStyle w:val="Hyperlink"/>
                <w:noProof/>
              </w:rPr>
              <w:instrText xml:space="preserve"> </w:instrText>
            </w:r>
            <w:r w:rsidRPr="00123F6A">
              <w:rPr>
                <w:rStyle w:val="Hyperlink"/>
                <w:noProof/>
              </w:rPr>
              <w:fldChar w:fldCharType="separate"/>
            </w:r>
            <w:r w:rsidRPr="00123F6A">
              <w:rPr>
                <w:rStyle w:val="Hyperlink"/>
                <w:noProof/>
              </w:rPr>
              <w:t>Background</w:t>
            </w:r>
            <w:r>
              <w:rPr>
                <w:noProof/>
                <w:webHidden/>
              </w:rPr>
              <w:tab/>
            </w:r>
            <w:r>
              <w:rPr>
                <w:noProof/>
                <w:webHidden/>
              </w:rPr>
              <w:fldChar w:fldCharType="begin"/>
            </w:r>
            <w:r>
              <w:rPr>
                <w:noProof/>
                <w:webHidden/>
              </w:rPr>
              <w:instrText xml:space="preserve"> PAGEREF _Toc501116867 \h </w:instrText>
            </w:r>
          </w:ins>
          <w:r>
            <w:rPr>
              <w:noProof/>
              <w:webHidden/>
            </w:rPr>
          </w:r>
          <w:r>
            <w:rPr>
              <w:noProof/>
              <w:webHidden/>
            </w:rPr>
            <w:fldChar w:fldCharType="separate"/>
          </w:r>
          <w:ins w:id="37" w:author="Mike Wang" w:date="2017-12-15T16:13:00Z">
            <w:r w:rsidR="007043C3">
              <w:rPr>
                <w:noProof/>
                <w:webHidden/>
              </w:rPr>
              <w:t>7</w:t>
            </w:r>
          </w:ins>
          <w:del w:id="38" w:author="Mike Wang" w:date="2017-12-15T16:10:00Z">
            <w:r w:rsidR="00DA2B6C" w:rsidDel="00DA2B6C">
              <w:rPr>
                <w:noProof/>
                <w:webHidden/>
              </w:rPr>
              <w:delText>8</w:delText>
            </w:r>
          </w:del>
          <w:ins w:id="39" w:author="Mike Wang" w:date="2017-12-15T15:58:00Z">
            <w:r>
              <w:rPr>
                <w:noProof/>
                <w:webHidden/>
              </w:rPr>
              <w:fldChar w:fldCharType="end"/>
            </w:r>
            <w:r w:rsidRPr="00123F6A">
              <w:rPr>
                <w:rStyle w:val="Hyperlink"/>
                <w:noProof/>
              </w:rPr>
              <w:fldChar w:fldCharType="end"/>
            </w:r>
          </w:ins>
        </w:p>
        <w:p w14:paraId="38292C73" w14:textId="1E82BFEC" w:rsidR="004B06D8" w:rsidRDefault="004B06D8">
          <w:pPr>
            <w:pStyle w:val="TOC2"/>
            <w:tabs>
              <w:tab w:val="right" w:leader="dot" w:pos="9350"/>
            </w:tabs>
            <w:rPr>
              <w:ins w:id="40" w:author="Mike Wang" w:date="2017-12-15T15:58:00Z"/>
              <w:rFonts w:asciiTheme="minorHAnsi" w:eastAsiaTheme="minorEastAsia" w:hAnsiTheme="minorHAnsi" w:cstheme="minorBidi"/>
              <w:noProof/>
              <w:color w:val="auto"/>
              <w:sz w:val="22"/>
              <w:szCs w:val="22"/>
            </w:rPr>
          </w:pPr>
          <w:ins w:id="4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"_Toc501116868"</w:instrText>
            </w:r>
            <w:r w:rsidRPr="00123F6A">
              <w:rPr>
                <w:rStyle w:val="Hyperlink"/>
                <w:noProof/>
              </w:rPr>
              <w:instrText xml:space="preserve"> </w:instrText>
            </w:r>
            <w:r w:rsidRPr="00123F6A">
              <w:rPr>
                <w:rStyle w:val="Hyperlink"/>
                <w:noProof/>
              </w:rPr>
              <w:fldChar w:fldCharType="separate"/>
            </w:r>
            <w:r w:rsidRPr="00123F6A">
              <w:rPr>
                <w:rStyle w:val="Hyperlink"/>
                <w:noProof/>
              </w:rPr>
              <w:t>Constraints (Design, Economic and Cost Constraints)</w:t>
            </w:r>
            <w:r>
              <w:rPr>
                <w:noProof/>
                <w:webHidden/>
              </w:rPr>
              <w:tab/>
            </w:r>
            <w:r>
              <w:rPr>
                <w:noProof/>
                <w:webHidden/>
              </w:rPr>
              <w:fldChar w:fldCharType="begin"/>
            </w:r>
            <w:r>
              <w:rPr>
                <w:noProof/>
                <w:webHidden/>
              </w:rPr>
              <w:instrText xml:space="preserve"> PAGEREF _Toc501116868 \h </w:instrText>
            </w:r>
          </w:ins>
          <w:r>
            <w:rPr>
              <w:noProof/>
              <w:webHidden/>
            </w:rPr>
          </w:r>
          <w:r>
            <w:rPr>
              <w:noProof/>
              <w:webHidden/>
            </w:rPr>
            <w:fldChar w:fldCharType="separate"/>
          </w:r>
          <w:ins w:id="42" w:author="Mike Wang" w:date="2017-12-15T16:13:00Z">
            <w:r w:rsidR="007043C3">
              <w:rPr>
                <w:noProof/>
                <w:webHidden/>
              </w:rPr>
              <w:t>8</w:t>
            </w:r>
          </w:ins>
          <w:del w:id="43" w:author="Mike Wang" w:date="2017-12-15T16:10:00Z">
            <w:r w:rsidR="00DA2B6C" w:rsidDel="00DA2B6C">
              <w:rPr>
                <w:noProof/>
                <w:webHidden/>
              </w:rPr>
              <w:delText>9</w:delText>
            </w:r>
          </w:del>
          <w:ins w:id="44" w:author="Mike Wang" w:date="2017-12-15T15:58:00Z">
            <w:r>
              <w:rPr>
                <w:noProof/>
                <w:webHidden/>
              </w:rPr>
              <w:fldChar w:fldCharType="end"/>
            </w:r>
            <w:r w:rsidRPr="00123F6A">
              <w:rPr>
                <w:rStyle w:val="Hyperlink"/>
                <w:noProof/>
              </w:rPr>
              <w:fldChar w:fldCharType="end"/>
            </w:r>
          </w:ins>
        </w:p>
        <w:p w14:paraId="1E9AF84B" w14:textId="1C291CDE" w:rsidR="004B06D8" w:rsidRDefault="004B06D8">
          <w:pPr>
            <w:pStyle w:val="TOC2"/>
            <w:tabs>
              <w:tab w:val="right" w:leader="dot" w:pos="9350"/>
            </w:tabs>
            <w:rPr>
              <w:ins w:id="45" w:author="Mike Wang" w:date="2017-12-15T15:58:00Z"/>
              <w:rFonts w:asciiTheme="minorHAnsi" w:eastAsiaTheme="minorEastAsia" w:hAnsiTheme="minorHAnsi" w:cstheme="minorBidi"/>
              <w:noProof/>
              <w:color w:val="auto"/>
              <w:sz w:val="22"/>
              <w:szCs w:val="22"/>
            </w:rPr>
          </w:pPr>
          <w:ins w:id="46"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"_Toc501116869"</w:instrText>
            </w:r>
            <w:r w:rsidRPr="00123F6A">
              <w:rPr>
                <w:rStyle w:val="Hyperlink"/>
                <w:noProof/>
              </w:rPr>
              <w:instrText xml:space="preserve"> </w:instrText>
            </w:r>
            <w:r w:rsidRPr="00123F6A">
              <w:rPr>
                <w:rStyle w:val="Hyperlink"/>
                <w:noProof/>
              </w:rPr>
              <w:fldChar w:fldCharType="separate"/>
            </w:r>
            <w:r w:rsidRPr="00123F6A">
              <w:rPr>
                <w:rStyle w:val="Hyperlink"/>
                <w:noProof/>
              </w:rPr>
              <w:t>External Standards</w:t>
            </w:r>
            <w:r>
              <w:rPr>
                <w:noProof/>
                <w:webHidden/>
              </w:rPr>
              <w:tab/>
            </w:r>
            <w:r>
              <w:rPr>
                <w:noProof/>
                <w:webHidden/>
              </w:rPr>
              <w:fldChar w:fldCharType="begin"/>
            </w:r>
            <w:r>
              <w:rPr>
                <w:noProof/>
                <w:webHidden/>
              </w:rPr>
              <w:instrText xml:space="preserve"> PAGEREF _Toc501116869 \h </w:instrText>
            </w:r>
          </w:ins>
          <w:r>
            <w:rPr>
              <w:noProof/>
              <w:webHidden/>
            </w:rPr>
          </w:r>
          <w:r>
            <w:rPr>
              <w:noProof/>
              <w:webHidden/>
            </w:rPr>
            <w:fldChar w:fldCharType="separate"/>
          </w:r>
          <w:ins w:id="47" w:author="Mike Wang" w:date="2017-12-15T16:13:00Z">
            <w:r w:rsidR="007043C3">
              <w:rPr>
                <w:noProof/>
                <w:webHidden/>
              </w:rPr>
              <w:t>9</w:t>
            </w:r>
          </w:ins>
          <w:del w:id="48" w:author="Mike Wang" w:date="2017-12-15T16:10:00Z">
            <w:r w:rsidR="00DA2B6C" w:rsidDel="00DA2B6C">
              <w:rPr>
                <w:noProof/>
                <w:webHidden/>
              </w:rPr>
              <w:delText>10</w:delText>
            </w:r>
          </w:del>
          <w:ins w:id="49" w:author="Mike Wang" w:date="2017-12-15T15:58:00Z">
            <w:r>
              <w:rPr>
                <w:noProof/>
                <w:webHidden/>
              </w:rPr>
              <w:fldChar w:fldCharType="end"/>
            </w:r>
            <w:r w:rsidRPr="00123F6A">
              <w:rPr>
                <w:rStyle w:val="Hyperlink"/>
                <w:noProof/>
              </w:rPr>
              <w:fldChar w:fldCharType="end"/>
            </w:r>
          </w:ins>
        </w:p>
        <w:p w14:paraId="3A3417C8" w14:textId="29847A68" w:rsidR="004B06D8" w:rsidRDefault="004B06D8">
          <w:pPr>
            <w:pStyle w:val="TOC2"/>
            <w:tabs>
              <w:tab w:val="right" w:leader="dot" w:pos="9350"/>
            </w:tabs>
            <w:rPr>
              <w:ins w:id="50" w:author="Mike Wang" w:date="2017-12-15T15:58:00Z"/>
              <w:rFonts w:asciiTheme="minorHAnsi" w:eastAsiaTheme="minorEastAsia" w:hAnsiTheme="minorHAnsi" w:cstheme="minorBidi"/>
              <w:noProof/>
              <w:color w:val="auto"/>
              <w:sz w:val="22"/>
              <w:szCs w:val="22"/>
            </w:rPr>
          </w:pPr>
          <w:ins w:id="5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"_Toc501116870"</w:instrText>
            </w:r>
            <w:r w:rsidRPr="00123F6A">
              <w:rPr>
                <w:rStyle w:val="Hyperlink"/>
                <w:noProof/>
              </w:rPr>
              <w:instrText xml:space="preserve"> </w:instrText>
            </w:r>
            <w:r w:rsidRPr="00123F6A">
              <w:rPr>
                <w:rStyle w:val="Hyperlink"/>
                <w:noProof/>
              </w:rPr>
              <w:fldChar w:fldCharType="separate"/>
            </w:r>
            <w:r w:rsidRPr="00123F6A">
              <w:rPr>
                <w:rStyle w:val="Hyperlink"/>
                <w:noProof/>
              </w:rPr>
              <w:t>Tools Employed</w:t>
            </w:r>
            <w:r>
              <w:rPr>
                <w:noProof/>
                <w:webHidden/>
              </w:rPr>
              <w:tab/>
            </w:r>
            <w:r>
              <w:rPr>
                <w:noProof/>
                <w:webHidden/>
              </w:rPr>
              <w:fldChar w:fldCharType="begin"/>
            </w:r>
            <w:r>
              <w:rPr>
                <w:noProof/>
                <w:webHidden/>
              </w:rPr>
              <w:instrText xml:space="preserve"> PAGEREF _Toc501116870 \h </w:instrText>
            </w:r>
          </w:ins>
          <w:r>
            <w:rPr>
              <w:noProof/>
              <w:webHidden/>
            </w:rPr>
          </w:r>
          <w:r>
            <w:rPr>
              <w:noProof/>
              <w:webHidden/>
            </w:rPr>
            <w:fldChar w:fldCharType="separate"/>
          </w:r>
          <w:ins w:id="52" w:author="Mike Wang" w:date="2017-12-15T16:13:00Z">
            <w:r w:rsidR="007043C3">
              <w:rPr>
                <w:noProof/>
                <w:webHidden/>
              </w:rPr>
              <w:t>9</w:t>
            </w:r>
          </w:ins>
          <w:del w:id="53" w:author="Mike Wang" w:date="2017-12-15T16:10:00Z">
            <w:r w:rsidR="00DA2B6C" w:rsidDel="00DA2B6C">
              <w:rPr>
                <w:noProof/>
                <w:webHidden/>
              </w:rPr>
              <w:delText>11</w:delText>
            </w:r>
          </w:del>
          <w:ins w:id="54" w:author="Mike Wang" w:date="2017-12-15T15:58:00Z">
            <w:r>
              <w:rPr>
                <w:noProof/>
                <w:webHidden/>
              </w:rPr>
              <w:fldChar w:fldCharType="end"/>
            </w:r>
            <w:r w:rsidRPr="00123F6A">
              <w:rPr>
                <w:rStyle w:val="Hyperlink"/>
                <w:noProof/>
              </w:rPr>
              <w:fldChar w:fldCharType="end"/>
            </w:r>
          </w:ins>
        </w:p>
        <w:p w14:paraId="7B8138E2" w14:textId="19E643FD" w:rsidR="004B06D8" w:rsidRDefault="004B06D8">
          <w:pPr>
            <w:pStyle w:val="TOC2"/>
            <w:tabs>
              <w:tab w:val="right" w:leader="dot" w:pos="9350"/>
            </w:tabs>
            <w:rPr>
              <w:ins w:id="55" w:author="Mike Wang" w:date="2017-12-15T15:58:00Z"/>
              <w:rFonts w:asciiTheme="minorHAnsi" w:eastAsiaTheme="minorEastAsia" w:hAnsiTheme="minorHAnsi" w:cstheme="minorBidi"/>
              <w:noProof/>
              <w:color w:val="auto"/>
              <w:sz w:val="22"/>
              <w:szCs w:val="22"/>
            </w:rPr>
          </w:pPr>
          <w:ins w:id="56"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"_Toc501116871"</w:instrText>
            </w:r>
            <w:r w:rsidRPr="00123F6A">
              <w:rPr>
                <w:rStyle w:val="Hyperlink"/>
                <w:noProof/>
              </w:rPr>
              <w:instrText xml:space="preserve"> </w:instrText>
            </w:r>
            <w:r w:rsidRPr="00123F6A">
              <w:rPr>
                <w:rStyle w:val="Hyperlink"/>
                <w:noProof/>
              </w:rPr>
              <w:fldChar w:fldCharType="separate"/>
            </w:r>
            <w:r w:rsidRPr="00123F6A">
              <w:rPr>
                <w:rStyle w:val="Hyperlink"/>
                <w:noProof/>
              </w:rPr>
              <w:t>Ethical, Social, and Economic Concerns</w:t>
            </w:r>
            <w:r>
              <w:rPr>
                <w:noProof/>
                <w:webHidden/>
              </w:rPr>
              <w:tab/>
            </w:r>
            <w:r>
              <w:rPr>
                <w:noProof/>
                <w:webHidden/>
              </w:rPr>
              <w:fldChar w:fldCharType="begin"/>
            </w:r>
            <w:r>
              <w:rPr>
                <w:noProof/>
                <w:webHidden/>
              </w:rPr>
              <w:instrText xml:space="preserve"> PAGEREF _Toc501116871 \h </w:instrText>
            </w:r>
          </w:ins>
          <w:r>
            <w:rPr>
              <w:noProof/>
              <w:webHidden/>
            </w:rPr>
          </w:r>
          <w:r>
            <w:rPr>
              <w:noProof/>
              <w:webHidden/>
            </w:rPr>
            <w:fldChar w:fldCharType="separate"/>
          </w:r>
          <w:ins w:id="57" w:author="Mike Wang" w:date="2017-12-15T16:13:00Z">
            <w:r w:rsidR="007043C3">
              <w:rPr>
                <w:noProof/>
                <w:webHidden/>
              </w:rPr>
              <w:t>11</w:t>
            </w:r>
          </w:ins>
          <w:del w:id="58" w:author="Mike Wang" w:date="2017-12-15T16:10:00Z">
            <w:r w:rsidR="00DA2B6C" w:rsidDel="00DA2B6C">
              <w:rPr>
                <w:noProof/>
                <w:webHidden/>
              </w:rPr>
              <w:delText>12</w:delText>
            </w:r>
          </w:del>
          <w:ins w:id="59" w:author="Mike Wang" w:date="2017-12-15T15:58:00Z">
            <w:r>
              <w:rPr>
                <w:noProof/>
                <w:webHidden/>
              </w:rPr>
              <w:fldChar w:fldCharType="end"/>
            </w:r>
            <w:r w:rsidRPr="00123F6A">
              <w:rPr>
                <w:rStyle w:val="Hyperlink"/>
                <w:noProof/>
              </w:rPr>
              <w:fldChar w:fldCharType="end"/>
            </w:r>
          </w:ins>
        </w:p>
        <w:p w14:paraId="27701F27" w14:textId="53A67946" w:rsidR="004B06D8" w:rsidRDefault="004B06D8">
          <w:pPr>
            <w:pStyle w:val="TOC3"/>
            <w:tabs>
              <w:tab w:val="right" w:leader="dot" w:pos="9350"/>
            </w:tabs>
            <w:rPr>
              <w:ins w:id="60" w:author="Mike Wang" w:date="2017-12-15T15:58:00Z"/>
              <w:rFonts w:asciiTheme="minorHAnsi" w:eastAsiaTheme="minorEastAsia" w:hAnsiTheme="minorHAnsi" w:cstheme="minorBidi"/>
              <w:noProof/>
              <w:color w:val="auto"/>
              <w:sz w:val="22"/>
              <w:szCs w:val="22"/>
            </w:rPr>
          </w:pPr>
          <w:ins w:id="6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"_Toc501116872"</w:instrText>
            </w:r>
            <w:r w:rsidRPr="00123F6A">
              <w:rPr>
                <w:rStyle w:val="Hyperlink"/>
                <w:noProof/>
              </w:rPr>
              <w:instrText xml:space="preserve"> </w:instrText>
            </w:r>
            <w:r w:rsidRPr="00123F6A">
              <w:rPr>
                <w:rStyle w:val="Hyperlink"/>
                <w:noProof/>
              </w:rPr>
              <w:fldChar w:fldCharType="separate"/>
            </w:r>
            <w:r w:rsidRPr="00123F6A">
              <w:rPr>
                <w:rStyle w:val="Hyperlink"/>
                <w:noProof/>
              </w:rPr>
              <w:t>Environmental Impact</w:t>
            </w:r>
            <w:r>
              <w:rPr>
                <w:noProof/>
                <w:webHidden/>
              </w:rPr>
              <w:tab/>
            </w:r>
            <w:r>
              <w:rPr>
                <w:noProof/>
                <w:webHidden/>
              </w:rPr>
              <w:fldChar w:fldCharType="begin"/>
            </w:r>
            <w:r>
              <w:rPr>
                <w:noProof/>
                <w:webHidden/>
              </w:rPr>
              <w:instrText xml:space="preserve"> PAGEREF _Toc501116872 \h </w:instrText>
            </w:r>
          </w:ins>
          <w:r>
            <w:rPr>
              <w:noProof/>
              <w:webHidden/>
            </w:rPr>
          </w:r>
          <w:r>
            <w:rPr>
              <w:noProof/>
              <w:webHidden/>
            </w:rPr>
            <w:fldChar w:fldCharType="separate"/>
          </w:r>
          <w:ins w:id="62" w:author="Mike Wang" w:date="2017-12-15T16:13:00Z">
            <w:r w:rsidR="007043C3">
              <w:rPr>
                <w:noProof/>
                <w:webHidden/>
              </w:rPr>
              <w:t>11</w:t>
            </w:r>
          </w:ins>
          <w:del w:id="63" w:author="Mike Wang" w:date="2017-12-15T16:10:00Z">
            <w:r w:rsidR="00DA2B6C" w:rsidDel="00DA2B6C">
              <w:rPr>
                <w:noProof/>
                <w:webHidden/>
              </w:rPr>
              <w:delText>12</w:delText>
            </w:r>
          </w:del>
          <w:ins w:id="64" w:author="Mike Wang" w:date="2017-12-15T15:58:00Z">
            <w:r>
              <w:rPr>
                <w:noProof/>
                <w:webHidden/>
              </w:rPr>
              <w:fldChar w:fldCharType="end"/>
            </w:r>
            <w:r w:rsidRPr="00123F6A">
              <w:rPr>
                <w:rStyle w:val="Hyperlink"/>
                <w:noProof/>
              </w:rPr>
              <w:fldChar w:fldCharType="end"/>
            </w:r>
          </w:ins>
        </w:p>
        <w:p w14:paraId="1367E81F" w14:textId="43FED654" w:rsidR="004B06D8" w:rsidRDefault="004B06D8">
          <w:pPr>
            <w:pStyle w:val="TOC3"/>
            <w:tabs>
              <w:tab w:val="right" w:leader="dot" w:pos="9350"/>
            </w:tabs>
            <w:rPr>
              <w:ins w:id="65" w:author="Mike Wang" w:date="2017-12-15T15:58:00Z"/>
              <w:rFonts w:asciiTheme="minorHAnsi" w:eastAsiaTheme="minorEastAsia" w:hAnsiTheme="minorHAnsi" w:cstheme="minorBidi"/>
              <w:noProof/>
              <w:color w:val="auto"/>
              <w:sz w:val="22"/>
              <w:szCs w:val="22"/>
            </w:rPr>
          </w:pPr>
          <w:ins w:id="66"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"_Toc501116873"</w:instrText>
            </w:r>
            <w:r w:rsidRPr="00123F6A">
              <w:rPr>
                <w:rStyle w:val="Hyperlink"/>
                <w:noProof/>
              </w:rPr>
              <w:instrText xml:space="preserve"> </w:instrText>
            </w:r>
            <w:r w:rsidRPr="00123F6A">
              <w:rPr>
                <w:rStyle w:val="Hyperlink"/>
                <w:noProof/>
              </w:rPr>
              <w:fldChar w:fldCharType="separate"/>
            </w:r>
            <w:r w:rsidRPr="00123F6A">
              <w:rPr>
                <w:rStyle w:val="Hyperlink"/>
                <w:noProof/>
              </w:rPr>
              <w:t>Sustainability</w:t>
            </w:r>
            <w:r>
              <w:rPr>
                <w:noProof/>
                <w:webHidden/>
              </w:rPr>
              <w:tab/>
            </w:r>
            <w:r>
              <w:rPr>
                <w:noProof/>
                <w:webHidden/>
              </w:rPr>
              <w:fldChar w:fldCharType="begin"/>
            </w:r>
            <w:r>
              <w:rPr>
                <w:noProof/>
                <w:webHidden/>
              </w:rPr>
              <w:instrText xml:space="preserve"> PAGEREF _Toc501116873 \h </w:instrText>
            </w:r>
          </w:ins>
          <w:r>
            <w:rPr>
              <w:noProof/>
              <w:webHidden/>
            </w:rPr>
          </w:r>
          <w:r>
            <w:rPr>
              <w:noProof/>
              <w:webHidden/>
            </w:rPr>
            <w:fldChar w:fldCharType="separate"/>
          </w:r>
          <w:ins w:id="67" w:author="Mike Wang" w:date="2017-12-15T16:13:00Z">
            <w:r w:rsidR="007043C3">
              <w:rPr>
                <w:noProof/>
                <w:webHidden/>
              </w:rPr>
              <w:t>11</w:t>
            </w:r>
          </w:ins>
          <w:del w:id="68" w:author="Mike Wang" w:date="2017-12-15T16:10:00Z">
            <w:r w:rsidR="00DA2B6C" w:rsidDel="00DA2B6C">
              <w:rPr>
                <w:noProof/>
                <w:webHidden/>
              </w:rPr>
              <w:delText>12</w:delText>
            </w:r>
          </w:del>
          <w:ins w:id="69" w:author="Mike Wang" w:date="2017-12-15T15:58:00Z">
            <w:r>
              <w:rPr>
                <w:noProof/>
                <w:webHidden/>
              </w:rPr>
              <w:fldChar w:fldCharType="end"/>
            </w:r>
            <w:r w:rsidRPr="00123F6A">
              <w:rPr>
                <w:rStyle w:val="Hyperlink"/>
                <w:noProof/>
              </w:rPr>
              <w:fldChar w:fldCharType="end"/>
            </w:r>
          </w:ins>
        </w:p>
        <w:p w14:paraId="1440B5A5" w14:textId="68BC055F" w:rsidR="004B06D8" w:rsidRDefault="004B06D8">
          <w:pPr>
            <w:pStyle w:val="TOC3"/>
            <w:tabs>
              <w:tab w:val="right" w:leader="dot" w:pos="9350"/>
            </w:tabs>
            <w:rPr>
              <w:ins w:id="70" w:author="Mike Wang" w:date="2017-12-15T15:58:00Z"/>
              <w:rFonts w:asciiTheme="minorHAnsi" w:eastAsiaTheme="minorEastAsia" w:hAnsiTheme="minorHAnsi" w:cstheme="minorBidi"/>
              <w:noProof/>
              <w:color w:val="auto"/>
              <w:sz w:val="22"/>
              <w:szCs w:val="22"/>
            </w:rPr>
          </w:pPr>
          <w:ins w:id="7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"_Toc501116874"</w:instrText>
            </w:r>
            <w:r w:rsidRPr="00123F6A">
              <w:rPr>
                <w:rStyle w:val="Hyperlink"/>
                <w:noProof/>
              </w:rPr>
              <w:instrText xml:space="preserve"> </w:instrText>
            </w:r>
            <w:r w:rsidRPr="00123F6A">
              <w:rPr>
                <w:rStyle w:val="Hyperlink"/>
                <w:noProof/>
              </w:rPr>
              <w:fldChar w:fldCharType="separate"/>
            </w:r>
            <w:r w:rsidRPr="00123F6A">
              <w:rPr>
                <w:rStyle w:val="Hyperlink"/>
                <w:noProof/>
              </w:rPr>
              <w:t>Health and Safety</w:t>
            </w:r>
            <w:r>
              <w:rPr>
                <w:noProof/>
                <w:webHidden/>
              </w:rPr>
              <w:tab/>
            </w:r>
            <w:r>
              <w:rPr>
                <w:noProof/>
                <w:webHidden/>
              </w:rPr>
              <w:fldChar w:fldCharType="begin"/>
            </w:r>
            <w:r>
              <w:rPr>
                <w:noProof/>
                <w:webHidden/>
              </w:rPr>
              <w:instrText xml:space="preserve"> PAGEREF _Toc501116874 \h </w:instrText>
            </w:r>
          </w:ins>
          <w:r>
            <w:rPr>
              <w:noProof/>
              <w:webHidden/>
            </w:rPr>
          </w:r>
          <w:r>
            <w:rPr>
              <w:noProof/>
              <w:webHidden/>
            </w:rPr>
            <w:fldChar w:fldCharType="separate"/>
          </w:r>
          <w:ins w:id="72" w:author="Mike Wang" w:date="2017-12-15T16:13:00Z">
            <w:r w:rsidR="007043C3">
              <w:rPr>
                <w:noProof/>
                <w:webHidden/>
              </w:rPr>
              <w:t>11</w:t>
            </w:r>
          </w:ins>
          <w:del w:id="73" w:author="Mike Wang" w:date="2017-12-15T16:10:00Z">
            <w:r w:rsidR="00DA2B6C" w:rsidDel="00DA2B6C">
              <w:rPr>
                <w:noProof/>
                <w:webHidden/>
              </w:rPr>
              <w:delText>13</w:delText>
            </w:r>
          </w:del>
          <w:ins w:id="74" w:author="Mike Wang" w:date="2017-12-15T15:58:00Z">
            <w:r>
              <w:rPr>
                <w:noProof/>
                <w:webHidden/>
              </w:rPr>
              <w:fldChar w:fldCharType="end"/>
            </w:r>
            <w:r w:rsidRPr="00123F6A">
              <w:rPr>
                <w:rStyle w:val="Hyperlink"/>
                <w:noProof/>
              </w:rPr>
              <w:fldChar w:fldCharType="end"/>
            </w:r>
          </w:ins>
        </w:p>
        <w:p w14:paraId="11854041" w14:textId="4032B19C" w:rsidR="004B06D8" w:rsidRDefault="004B06D8">
          <w:pPr>
            <w:pStyle w:val="TOC3"/>
            <w:tabs>
              <w:tab w:val="right" w:leader="dot" w:pos="9350"/>
            </w:tabs>
            <w:rPr>
              <w:ins w:id="75" w:author="Mike Wang" w:date="2017-12-15T15:58:00Z"/>
              <w:rFonts w:asciiTheme="minorHAnsi" w:eastAsiaTheme="minorEastAsia" w:hAnsiTheme="minorHAnsi" w:cstheme="minorBidi"/>
              <w:noProof/>
              <w:color w:val="auto"/>
              <w:sz w:val="22"/>
              <w:szCs w:val="22"/>
            </w:rPr>
          </w:pPr>
          <w:ins w:id="76"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"_Toc501116875"</w:instrText>
            </w:r>
            <w:r w:rsidRPr="00123F6A">
              <w:rPr>
                <w:rStyle w:val="Hyperlink"/>
                <w:noProof/>
              </w:rPr>
              <w:instrText xml:space="preserve"> </w:instrText>
            </w:r>
            <w:r w:rsidRPr="00123F6A">
              <w:rPr>
                <w:rStyle w:val="Hyperlink"/>
                <w:noProof/>
              </w:rPr>
              <w:fldChar w:fldCharType="separate"/>
            </w:r>
            <w:r w:rsidRPr="00123F6A">
              <w:rPr>
                <w:rStyle w:val="Hyperlink"/>
                <w:noProof/>
              </w:rPr>
              <w:t>Manufacturability</w:t>
            </w:r>
            <w:r>
              <w:rPr>
                <w:noProof/>
                <w:webHidden/>
              </w:rPr>
              <w:tab/>
            </w:r>
            <w:r>
              <w:rPr>
                <w:noProof/>
                <w:webHidden/>
              </w:rPr>
              <w:fldChar w:fldCharType="begin"/>
            </w:r>
            <w:r>
              <w:rPr>
                <w:noProof/>
                <w:webHidden/>
              </w:rPr>
              <w:instrText xml:space="preserve"> PAGEREF _Toc501116875 \h </w:instrText>
            </w:r>
          </w:ins>
          <w:r>
            <w:rPr>
              <w:noProof/>
              <w:webHidden/>
            </w:rPr>
          </w:r>
          <w:r>
            <w:rPr>
              <w:noProof/>
              <w:webHidden/>
            </w:rPr>
            <w:fldChar w:fldCharType="separate"/>
          </w:r>
          <w:ins w:id="77" w:author="Mike Wang" w:date="2017-12-15T16:13:00Z">
            <w:r w:rsidR="007043C3">
              <w:rPr>
                <w:noProof/>
                <w:webHidden/>
              </w:rPr>
              <w:t>11</w:t>
            </w:r>
          </w:ins>
          <w:del w:id="78" w:author="Mike Wang" w:date="2017-12-15T16:10:00Z">
            <w:r w:rsidR="00DA2B6C" w:rsidDel="00DA2B6C">
              <w:rPr>
                <w:noProof/>
                <w:webHidden/>
              </w:rPr>
              <w:delText>13</w:delText>
            </w:r>
          </w:del>
          <w:ins w:id="79" w:author="Mike Wang" w:date="2017-12-15T15:58:00Z">
            <w:r>
              <w:rPr>
                <w:noProof/>
                <w:webHidden/>
              </w:rPr>
              <w:fldChar w:fldCharType="end"/>
            </w:r>
            <w:r w:rsidRPr="00123F6A">
              <w:rPr>
                <w:rStyle w:val="Hyperlink"/>
                <w:noProof/>
              </w:rPr>
              <w:fldChar w:fldCharType="end"/>
            </w:r>
          </w:ins>
        </w:p>
        <w:p w14:paraId="3FFEB1C4" w14:textId="38BEDC86" w:rsidR="004B06D8" w:rsidRDefault="004B06D8">
          <w:pPr>
            <w:pStyle w:val="TOC3"/>
            <w:tabs>
              <w:tab w:val="right" w:leader="dot" w:pos="9350"/>
            </w:tabs>
            <w:rPr>
              <w:ins w:id="80" w:author="Mike Wang" w:date="2017-12-15T15:58:00Z"/>
              <w:rFonts w:asciiTheme="minorHAnsi" w:eastAsiaTheme="minorEastAsia" w:hAnsiTheme="minorHAnsi" w:cstheme="minorBidi"/>
              <w:noProof/>
              <w:color w:val="auto"/>
              <w:sz w:val="22"/>
              <w:szCs w:val="22"/>
            </w:rPr>
          </w:pPr>
          <w:ins w:id="8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"_Toc501116876"</w:instrText>
            </w:r>
            <w:r w:rsidRPr="00123F6A">
              <w:rPr>
                <w:rStyle w:val="Hyperlink"/>
                <w:noProof/>
              </w:rPr>
              <w:instrText xml:space="preserve"> </w:instrText>
            </w:r>
            <w:r w:rsidRPr="00123F6A">
              <w:rPr>
                <w:rStyle w:val="Hyperlink"/>
                <w:noProof/>
              </w:rPr>
              <w:fldChar w:fldCharType="separate"/>
            </w:r>
            <w:r w:rsidRPr="00123F6A">
              <w:rPr>
                <w:rStyle w:val="Hyperlink"/>
                <w:noProof/>
              </w:rPr>
              <w:t>Ethical Issues</w:t>
            </w:r>
            <w:r>
              <w:rPr>
                <w:noProof/>
                <w:webHidden/>
              </w:rPr>
              <w:tab/>
            </w:r>
            <w:r>
              <w:rPr>
                <w:noProof/>
                <w:webHidden/>
              </w:rPr>
              <w:fldChar w:fldCharType="begin"/>
            </w:r>
            <w:r>
              <w:rPr>
                <w:noProof/>
                <w:webHidden/>
              </w:rPr>
              <w:instrText xml:space="preserve"> PAGEREF _Toc501116876 \h </w:instrText>
            </w:r>
          </w:ins>
          <w:r>
            <w:rPr>
              <w:noProof/>
              <w:webHidden/>
            </w:rPr>
          </w:r>
          <w:r>
            <w:rPr>
              <w:noProof/>
              <w:webHidden/>
            </w:rPr>
            <w:fldChar w:fldCharType="separate"/>
          </w:r>
          <w:ins w:id="82" w:author="Mike Wang" w:date="2017-12-15T16:13:00Z">
            <w:r w:rsidR="007043C3">
              <w:rPr>
                <w:noProof/>
                <w:webHidden/>
              </w:rPr>
              <w:t>12</w:t>
            </w:r>
          </w:ins>
          <w:del w:id="83" w:author="Mike Wang" w:date="2017-12-15T16:10:00Z">
            <w:r w:rsidR="00DA2B6C" w:rsidDel="00DA2B6C">
              <w:rPr>
                <w:noProof/>
                <w:webHidden/>
              </w:rPr>
              <w:delText>13</w:delText>
            </w:r>
          </w:del>
          <w:ins w:id="84" w:author="Mike Wang" w:date="2017-12-15T15:58:00Z">
            <w:r>
              <w:rPr>
                <w:noProof/>
                <w:webHidden/>
              </w:rPr>
              <w:fldChar w:fldCharType="end"/>
            </w:r>
            <w:r w:rsidRPr="00123F6A">
              <w:rPr>
                <w:rStyle w:val="Hyperlink"/>
                <w:noProof/>
              </w:rPr>
              <w:fldChar w:fldCharType="end"/>
            </w:r>
          </w:ins>
        </w:p>
        <w:p w14:paraId="28F66FDD" w14:textId="7469E9B5" w:rsidR="004B06D8" w:rsidRDefault="004B06D8">
          <w:pPr>
            <w:pStyle w:val="TOC3"/>
            <w:tabs>
              <w:tab w:val="right" w:leader="dot" w:pos="9350"/>
            </w:tabs>
            <w:rPr>
              <w:ins w:id="85" w:author="Mike Wang" w:date="2017-12-15T15:58:00Z"/>
              <w:rFonts w:asciiTheme="minorHAnsi" w:eastAsiaTheme="minorEastAsia" w:hAnsiTheme="minorHAnsi" w:cstheme="minorBidi"/>
              <w:noProof/>
              <w:color w:val="auto"/>
              <w:sz w:val="22"/>
              <w:szCs w:val="22"/>
            </w:rPr>
          </w:pPr>
          <w:ins w:id="86"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"_Toc501116877"</w:instrText>
            </w:r>
            <w:r w:rsidRPr="00123F6A">
              <w:rPr>
                <w:rStyle w:val="Hyperlink"/>
                <w:noProof/>
              </w:rPr>
              <w:instrText xml:space="preserve"> </w:instrText>
            </w:r>
            <w:r w:rsidRPr="00123F6A">
              <w:rPr>
                <w:rStyle w:val="Hyperlink"/>
                <w:noProof/>
              </w:rPr>
              <w:fldChar w:fldCharType="separate"/>
            </w:r>
            <w:r w:rsidRPr="00123F6A">
              <w:rPr>
                <w:rStyle w:val="Hyperlink"/>
                <w:noProof/>
              </w:rPr>
              <w:t>Intellectual Property Issues</w:t>
            </w:r>
            <w:r>
              <w:rPr>
                <w:noProof/>
                <w:webHidden/>
              </w:rPr>
              <w:tab/>
            </w:r>
            <w:r>
              <w:rPr>
                <w:noProof/>
                <w:webHidden/>
              </w:rPr>
              <w:fldChar w:fldCharType="begin"/>
            </w:r>
            <w:r>
              <w:rPr>
                <w:noProof/>
                <w:webHidden/>
              </w:rPr>
              <w:instrText xml:space="preserve"> PAGEREF _Toc501116877 \h </w:instrText>
            </w:r>
          </w:ins>
          <w:r>
            <w:rPr>
              <w:noProof/>
              <w:webHidden/>
            </w:rPr>
          </w:r>
          <w:r>
            <w:rPr>
              <w:noProof/>
              <w:webHidden/>
            </w:rPr>
            <w:fldChar w:fldCharType="separate"/>
          </w:r>
          <w:ins w:id="87" w:author="Mike Wang" w:date="2017-12-15T16:13:00Z">
            <w:r w:rsidR="007043C3">
              <w:rPr>
                <w:noProof/>
                <w:webHidden/>
              </w:rPr>
              <w:t>12</w:t>
            </w:r>
          </w:ins>
          <w:del w:id="88" w:author="Mike Wang" w:date="2017-12-15T16:10:00Z">
            <w:r w:rsidR="00DA2B6C" w:rsidDel="00DA2B6C">
              <w:rPr>
                <w:noProof/>
                <w:webHidden/>
              </w:rPr>
              <w:delText>13</w:delText>
            </w:r>
          </w:del>
          <w:ins w:id="89" w:author="Mike Wang" w:date="2017-12-15T15:58:00Z">
            <w:r>
              <w:rPr>
                <w:noProof/>
                <w:webHidden/>
              </w:rPr>
              <w:fldChar w:fldCharType="end"/>
            </w:r>
            <w:r w:rsidRPr="00123F6A">
              <w:rPr>
                <w:rStyle w:val="Hyperlink"/>
                <w:noProof/>
              </w:rPr>
              <w:fldChar w:fldCharType="end"/>
            </w:r>
          </w:ins>
        </w:p>
        <w:p w14:paraId="112E4BF4" w14:textId="5D327540" w:rsidR="004B06D8" w:rsidRDefault="004B06D8">
          <w:pPr>
            <w:pStyle w:val="TOC2"/>
            <w:tabs>
              <w:tab w:val="right" w:leader="dot" w:pos="9350"/>
            </w:tabs>
            <w:rPr>
              <w:ins w:id="90" w:author="Mike Wang" w:date="2017-12-15T15:58:00Z"/>
              <w:rFonts w:asciiTheme="minorHAnsi" w:eastAsiaTheme="minorEastAsia" w:hAnsiTheme="minorHAnsi" w:cstheme="minorBidi"/>
              <w:noProof/>
              <w:color w:val="auto"/>
              <w:sz w:val="22"/>
              <w:szCs w:val="22"/>
            </w:rPr>
          </w:pPr>
          <w:ins w:id="9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"_Toc501116878"</w:instrText>
            </w:r>
            <w:r w:rsidRPr="00123F6A">
              <w:rPr>
                <w:rStyle w:val="Hyperlink"/>
                <w:noProof/>
              </w:rPr>
              <w:instrText xml:space="preserve"> </w:instrText>
            </w:r>
            <w:r w:rsidRPr="00123F6A">
              <w:rPr>
                <w:rStyle w:val="Hyperlink"/>
                <w:noProof/>
              </w:rPr>
              <w:fldChar w:fldCharType="separate"/>
            </w:r>
            <w:r w:rsidRPr="00123F6A">
              <w:rPr>
                <w:rStyle w:val="Hyperlink"/>
                <w:noProof/>
              </w:rPr>
              <w:t>Detailed Technical Description of Project</w:t>
            </w:r>
            <w:r>
              <w:rPr>
                <w:noProof/>
                <w:webHidden/>
              </w:rPr>
              <w:tab/>
            </w:r>
            <w:r>
              <w:rPr>
                <w:noProof/>
                <w:webHidden/>
              </w:rPr>
              <w:fldChar w:fldCharType="begin"/>
            </w:r>
            <w:r>
              <w:rPr>
                <w:noProof/>
                <w:webHidden/>
              </w:rPr>
              <w:instrText xml:space="preserve"> PAGEREF _Toc501116878 \h </w:instrText>
            </w:r>
          </w:ins>
          <w:r>
            <w:rPr>
              <w:noProof/>
              <w:webHidden/>
            </w:rPr>
          </w:r>
          <w:r>
            <w:rPr>
              <w:noProof/>
              <w:webHidden/>
            </w:rPr>
            <w:fldChar w:fldCharType="separate"/>
          </w:r>
          <w:ins w:id="92" w:author="Mike Wang" w:date="2017-12-15T16:13:00Z">
            <w:r w:rsidR="007043C3">
              <w:rPr>
                <w:noProof/>
                <w:webHidden/>
              </w:rPr>
              <w:t>13</w:t>
            </w:r>
          </w:ins>
          <w:del w:id="93" w:author="Mike Wang" w:date="2017-12-15T16:10:00Z">
            <w:r w:rsidR="00DA2B6C" w:rsidDel="00DA2B6C">
              <w:rPr>
                <w:noProof/>
                <w:webHidden/>
              </w:rPr>
              <w:delText>14</w:delText>
            </w:r>
          </w:del>
          <w:ins w:id="94" w:author="Mike Wang" w:date="2017-12-15T15:58:00Z">
            <w:r>
              <w:rPr>
                <w:noProof/>
                <w:webHidden/>
              </w:rPr>
              <w:fldChar w:fldCharType="end"/>
            </w:r>
            <w:r w:rsidRPr="00123F6A">
              <w:rPr>
                <w:rStyle w:val="Hyperlink"/>
                <w:noProof/>
              </w:rPr>
              <w:fldChar w:fldCharType="end"/>
            </w:r>
          </w:ins>
        </w:p>
        <w:p w14:paraId="38247AE0" w14:textId="7EA31208" w:rsidR="004B06D8" w:rsidRDefault="004B06D8">
          <w:pPr>
            <w:pStyle w:val="TOC2"/>
            <w:tabs>
              <w:tab w:val="right" w:leader="dot" w:pos="9350"/>
            </w:tabs>
            <w:rPr>
              <w:ins w:id="95" w:author="Mike Wang" w:date="2017-12-15T15:58:00Z"/>
              <w:rFonts w:asciiTheme="minorHAnsi" w:eastAsiaTheme="minorEastAsia" w:hAnsiTheme="minorHAnsi" w:cstheme="minorBidi"/>
              <w:noProof/>
              <w:color w:val="auto"/>
              <w:sz w:val="22"/>
              <w:szCs w:val="22"/>
            </w:rPr>
          </w:pPr>
          <w:ins w:id="96"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"_Toc501116879"</w:instrText>
            </w:r>
            <w:r w:rsidRPr="00123F6A">
              <w:rPr>
                <w:rStyle w:val="Hyperlink"/>
                <w:noProof/>
              </w:rPr>
              <w:instrText xml:space="preserve"> </w:instrText>
            </w:r>
            <w:r w:rsidRPr="00123F6A">
              <w:rPr>
                <w:rStyle w:val="Hyperlink"/>
                <w:noProof/>
              </w:rPr>
              <w:fldChar w:fldCharType="separate"/>
            </w:r>
            <w:r w:rsidRPr="00123F6A">
              <w:rPr>
                <w:rStyle w:val="Hyperlink"/>
                <w:noProof/>
              </w:rPr>
              <w:t>Project Timeline</w:t>
            </w:r>
            <w:r>
              <w:rPr>
                <w:noProof/>
                <w:webHidden/>
              </w:rPr>
              <w:tab/>
            </w:r>
            <w:r>
              <w:rPr>
                <w:noProof/>
                <w:webHidden/>
              </w:rPr>
              <w:fldChar w:fldCharType="begin"/>
            </w:r>
            <w:r>
              <w:rPr>
                <w:noProof/>
                <w:webHidden/>
              </w:rPr>
              <w:instrText xml:space="preserve"> PAGEREF _Toc501116879 \h </w:instrText>
            </w:r>
          </w:ins>
          <w:r>
            <w:rPr>
              <w:noProof/>
              <w:webHidden/>
            </w:rPr>
          </w:r>
          <w:r>
            <w:rPr>
              <w:noProof/>
              <w:webHidden/>
            </w:rPr>
            <w:fldChar w:fldCharType="separate"/>
          </w:r>
          <w:ins w:id="97" w:author="Mike Wang" w:date="2017-12-15T16:13:00Z">
            <w:r w:rsidR="007043C3">
              <w:rPr>
                <w:noProof/>
                <w:webHidden/>
              </w:rPr>
              <w:t>25</w:t>
            </w:r>
          </w:ins>
          <w:del w:id="98" w:author="Mike Wang" w:date="2017-12-15T16:10:00Z">
            <w:r w:rsidR="00DA2B6C" w:rsidDel="00DA2B6C">
              <w:rPr>
                <w:noProof/>
                <w:webHidden/>
              </w:rPr>
              <w:delText>27</w:delText>
            </w:r>
          </w:del>
          <w:ins w:id="99" w:author="Mike Wang" w:date="2017-12-15T15:58:00Z">
            <w:r>
              <w:rPr>
                <w:noProof/>
                <w:webHidden/>
              </w:rPr>
              <w:fldChar w:fldCharType="end"/>
            </w:r>
            <w:r w:rsidRPr="00123F6A">
              <w:rPr>
                <w:rStyle w:val="Hyperlink"/>
                <w:noProof/>
              </w:rPr>
              <w:fldChar w:fldCharType="end"/>
            </w:r>
          </w:ins>
        </w:p>
        <w:p w14:paraId="6A8AB5CB" w14:textId="4CF617B5" w:rsidR="004B06D8" w:rsidRDefault="004B06D8">
          <w:pPr>
            <w:pStyle w:val="TOC2"/>
            <w:tabs>
              <w:tab w:val="right" w:leader="dot" w:pos="9350"/>
            </w:tabs>
            <w:rPr>
              <w:ins w:id="100" w:author="Mike Wang" w:date="2017-12-15T15:58:00Z"/>
              <w:rFonts w:asciiTheme="minorHAnsi" w:eastAsiaTheme="minorEastAsia" w:hAnsiTheme="minorHAnsi" w:cstheme="minorBidi"/>
              <w:noProof/>
              <w:color w:val="auto"/>
              <w:sz w:val="22"/>
              <w:szCs w:val="22"/>
            </w:rPr>
          </w:pPr>
          <w:ins w:id="10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"_Toc501116880"</w:instrText>
            </w:r>
            <w:r w:rsidRPr="00123F6A">
              <w:rPr>
                <w:rStyle w:val="Hyperlink"/>
                <w:noProof/>
              </w:rPr>
              <w:instrText xml:space="preserve"> </w:instrText>
            </w:r>
            <w:r w:rsidRPr="00123F6A">
              <w:rPr>
                <w:rStyle w:val="Hyperlink"/>
                <w:noProof/>
              </w:rPr>
              <w:fldChar w:fldCharType="separate"/>
            </w:r>
            <w:r w:rsidRPr="00123F6A">
              <w:rPr>
                <w:rStyle w:val="Hyperlink"/>
                <w:noProof/>
              </w:rPr>
              <w:t>Final Results</w:t>
            </w:r>
            <w:r>
              <w:rPr>
                <w:noProof/>
                <w:webHidden/>
              </w:rPr>
              <w:tab/>
            </w:r>
            <w:r>
              <w:rPr>
                <w:noProof/>
                <w:webHidden/>
              </w:rPr>
              <w:fldChar w:fldCharType="begin"/>
            </w:r>
            <w:r>
              <w:rPr>
                <w:noProof/>
                <w:webHidden/>
              </w:rPr>
              <w:instrText xml:space="preserve"> PAGEREF _Toc501116880 \h </w:instrText>
            </w:r>
          </w:ins>
          <w:r>
            <w:rPr>
              <w:noProof/>
              <w:webHidden/>
            </w:rPr>
          </w:r>
          <w:r>
            <w:rPr>
              <w:noProof/>
              <w:webHidden/>
            </w:rPr>
            <w:fldChar w:fldCharType="separate"/>
          </w:r>
          <w:ins w:id="102" w:author="Mike Wang" w:date="2017-12-15T16:13:00Z">
            <w:r w:rsidR="007043C3">
              <w:rPr>
                <w:noProof/>
                <w:webHidden/>
              </w:rPr>
              <w:t>32</w:t>
            </w:r>
          </w:ins>
          <w:del w:id="103" w:author="Mike Wang" w:date="2017-12-15T16:10:00Z">
            <w:r w:rsidR="00DA2B6C" w:rsidDel="00DA2B6C">
              <w:rPr>
                <w:noProof/>
                <w:webHidden/>
              </w:rPr>
              <w:delText>35</w:delText>
            </w:r>
          </w:del>
          <w:ins w:id="104" w:author="Mike Wang" w:date="2017-12-15T15:58:00Z">
            <w:r>
              <w:rPr>
                <w:noProof/>
                <w:webHidden/>
              </w:rPr>
              <w:fldChar w:fldCharType="end"/>
            </w:r>
            <w:r w:rsidRPr="00123F6A">
              <w:rPr>
                <w:rStyle w:val="Hyperlink"/>
                <w:noProof/>
              </w:rPr>
              <w:fldChar w:fldCharType="end"/>
            </w:r>
          </w:ins>
        </w:p>
        <w:p w14:paraId="666D2574" w14:textId="2FFF984B" w:rsidR="004B06D8" w:rsidRDefault="004B06D8">
          <w:pPr>
            <w:pStyle w:val="TOC2"/>
            <w:tabs>
              <w:tab w:val="right" w:leader="dot" w:pos="9350"/>
            </w:tabs>
            <w:rPr>
              <w:ins w:id="105" w:author="Mike Wang" w:date="2017-12-15T15:58:00Z"/>
              <w:rFonts w:asciiTheme="minorHAnsi" w:eastAsiaTheme="minorEastAsia" w:hAnsiTheme="minorHAnsi" w:cstheme="minorBidi"/>
              <w:noProof/>
              <w:color w:val="auto"/>
              <w:sz w:val="22"/>
              <w:szCs w:val="22"/>
            </w:rPr>
          </w:pPr>
          <w:ins w:id="106"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"_Toc501116881"</w:instrText>
            </w:r>
            <w:r w:rsidRPr="00123F6A">
              <w:rPr>
                <w:rStyle w:val="Hyperlink"/>
                <w:noProof/>
              </w:rPr>
              <w:instrText xml:space="preserve"> </w:instrText>
            </w:r>
            <w:r w:rsidRPr="00123F6A">
              <w:rPr>
                <w:rStyle w:val="Hyperlink"/>
                <w:noProof/>
              </w:rPr>
              <w:fldChar w:fldCharType="separate"/>
            </w:r>
            <w:r w:rsidRPr="00123F6A">
              <w:rPr>
                <w:rStyle w:val="Hyperlink"/>
                <w:noProof/>
              </w:rPr>
              <w:t>Costs</w:t>
            </w:r>
            <w:r>
              <w:rPr>
                <w:noProof/>
                <w:webHidden/>
              </w:rPr>
              <w:tab/>
            </w:r>
            <w:r>
              <w:rPr>
                <w:noProof/>
                <w:webHidden/>
              </w:rPr>
              <w:fldChar w:fldCharType="begin"/>
            </w:r>
            <w:r>
              <w:rPr>
                <w:noProof/>
                <w:webHidden/>
              </w:rPr>
              <w:instrText xml:space="preserve"> PAGEREF _Toc501116881 \h </w:instrText>
            </w:r>
          </w:ins>
          <w:r>
            <w:rPr>
              <w:noProof/>
              <w:webHidden/>
            </w:rPr>
          </w:r>
          <w:r>
            <w:rPr>
              <w:noProof/>
              <w:webHidden/>
            </w:rPr>
            <w:fldChar w:fldCharType="separate"/>
          </w:r>
          <w:ins w:id="107" w:author="Mike Wang" w:date="2017-12-15T16:13:00Z">
            <w:r w:rsidR="007043C3">
              <w:rPr>
                <w:noProof/>
                <w:webHidden/>
              </w:rPr>
              <w:t>33</w:t>
            </w:r>
          </w:ins>
          <w:del w:id="108" w:author="Mike Wang" w:date="2017-12-15T16:10:00Z">
            <w:r w:rsidR="00DA2B6C" w:rsidDel="00DA2B6C">
              <w:rPr>
                <w:noProof/>
                <w:webHidden/>
              </w:rPr>
              <w:delText>36</w:delText>
            </w:r>
          </w:del>
          <w:ins w:id="109" w:author="Mike Wang" w:date="2017-12-15T15:58:00Z">
            <w:r>
              <w:rPr>
                <w:noProof/>
                <w:webHidden/>
              </w:rPr>
              <w:fldChar w:fldCharType="end"/>
            </w:r>
            <w:r w:rsidRPr="00123F6A">
              <w:rPr>
                <w:rStyle w:val="Hyperlink"/>
                <w:noProof/>
              </w:rPr>
              <w:fldChar w:fldCharType="end"/>
            </w:r>
          </w:ins>
        </w:p>
        <w:p w14:paraId="0442C4E3" w14:textId="4EC24BF4" w:rsidR="004B06D8" w:rsidRDefault="004B06D8">
          <w:pPr>
            <w:pStyle w:val="TOC2"/>
            <w:tabs>
              <w:tab w:val="right" w:leader="dot" w:pos="9350"/>
            </w:tabs>
            <w:rPr>
              <w:ins w:id="110" w:author="Mike Wang" w:date="2017-12-15T15:58:00Z"/>
              <w:rFonts w:asciiTheme="minorHAnsi" w:eastAsiaTheme="minorEastAsia" w:hAnsiTheme="minorHAnsi" w:cstheme="minorBidi"/>
              <w:noProof/>
              <w:color w:val="auto"/>
              <w:sz w:val="22"/>
              <w:szCs w:val="22"/>
            </w:rPr>
          </w:pPr>
          <w:ins w:id="11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"_Toc501116882"</w:instrText>
            </w:r>
            <w:r w:rsidRPr="00123F6A">
              <w:rPr>
                <w:rStyle w:val="Hyperlink"/>
                <w:noProof/>
              </w:rPr>
              <w:instrText xml:space="preserve"> </w:instrText>
            </w:r>
            <w:r w:rsidRPr="00123F6A">
              <w:rPr>
                <w:rStyle w:val="Hyperlink"/>
                <w:noProof/>
              </w:rPr>
              <w:fldChar w:fldCharType="separate"/>
            </w:r>
            <w:r w:rsidRPr="00123F6A">
              <w:rPr>
                <w:rStyle w:val="Hyperlink"/>
                <w:noProof/>
              </w:rPr>
              <w:t>Future Work</w:t>
            </w:r>
            <w:r>
              <w:rPr>
                <w:noProof/>
                <w:webHidden/>
              </w:rPr>
              <w:tab/>
            </w:r>
            <w:r>
              <w:rPr>
                <w:noProof/>
                <w:webHidden/>
              </w:rPr>
              <w:fldChar w:fldCharType="begin"/>
            </w:r>
            <w:r>
              <w:rPr>
                <w:noProof/>
                <w:webHidden/>
              </w:rPr>
              <w:instrText xml:space="preserve"> PAGEREF _Toc501116882 \h </w:instrText>
            </w:r>
          </w:ins>
          <w:r>
            <w:rPr>
              <w:noProof/>
              <w:webHidden/>
            </w:rPr>
          </w:r>
          <w:r>
            <w:rPr>
              <w:noProof/>
              <w:webHidden/>
            </w:rPr>
            <w:fldChar w:fldCharType="separate"/>
          </w:r>
          <w:ins w:id="112" w:author="Mike Wang" w:date="2017-12-15T16:13:00Z">
            <w:r w:rsidR="007043C3">
              <w:rPr>
                <w:noProof/>
                <w:webHidden/>
              </w:rPr>
              <w:t>34</w:t>
            </w:r>
          </w:ins>
          <w:del w:id="113" w:author="Mike Wang" w:date="2017-12-15T16:10:00Z">
            <w:r w:rsidR="00DA2B6C" w:rsidDel="00DA2B6C">
              <w:rPr>
                <w:noProof/>
                <w:webHidden/>
              </w:rPr>
              <w:delText>37</w:delText>
            </w:r>
          </w:del>
          <w:ins w:id="114" w:author="Mike Wang" w:date="2017-12-15T15:58:00Z">
            <w:r>
              <w:rPr>
                <w:noProof/>
                <w:webHidden/>
              </w:rPr>
              <w:fldChar w:fldCharType="end"/>
            </w:r>
            <w:r w:rsidRPr="00123F6A">
              <w:rPr>
                <w:rStyle w:val="Hyperlink"/>
                <w:noProof/>
              </w:rPr>
              <w:fldChar w:fldCharType="end"/>
            </w:r>
          </w:ins>
        </w:p>
        <w:p w14:paraId="1087E19B" w14:textId="0CC0BC1F" w:rsidR="004B06D8" w:rsidRDefault="004B06D8">
          <w:pPr>
            <w:pStyle w:val="TOC2"/>
            <w:tabs>
              <w:tab w:val="right" w:leader="dot" w:pos="9350"/>
            </w:tabs>
            <w:rPr>
              <w:ins w:id="115" w:author="Mike Wang" w:date="2017-12-15T15:58:00Z"/>
              <w:rFonts w:asciiTheme="minorHAnsi" w:eastAsiaTheme="minorEastAsia" w:hAnsiTheme="minorHAnsi" w:cstheme="minorBidi"/>
              <w:noProof/>
              <w:color w:val="auto"/>
              <w:sz w:val="22"/>
              <w:szCs w:val="22"/>
            </w:rPr>
          </w:pPr>
          <w:ins w:id="116"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"_Toc501116883"</w:instrText>
            </w:r>
            <w:r w:rsidRPr="00123F6A">
              <w:rPr>
                <w:rStyle w:val="Hyperlink"/>
                <w:noProof/>
              </w:rPr>
              <w:instrText xml:space="preserve"> </w:instrText>
            </w:r>
            <w:r w:rsidRPr="00123F6A">
              <w:rPr>
                <w:rStyle w:val="Hyperlink"/>
                <w:noProof/>
              </w:rPr>
              <w:fldChar w:fldCharType="separate"/>
            </w:r>
            <w:r w:rsidRPr="00123F6A">
              <w:rPr>
                <w:rStyle w:val="Hyperlink"/>
                <w:noProof/>
              </w:rPr>
              <w:t>References</w:t>
            </w:r>
            <w:r>
              <w:rPr>
                <w:noProof/>
                <w:webHidden/>
              </w:rPr>
              <w:tab/>
            </w:r>
            <w:r>
              <w:rPr>
                <w:noProof/>
                <w:webHidden/>
              </w:rPr>
              <w:fldChar w:fldCharType="begin"/>
            </w:r>
            <w:r>
              <w:rPr>
                <w:noProof/>
                <w:webHidden/>
              </w:rPr>
              <w:instrText xml:space="preserve"> PAGEREF _Toc501116883 \h </w:instrText>
            </w:r>
          </w:ins>
          <w:r>
            <w:rPr>
              <w:noProof/>
              <w:webHidden/>
            </w:rPr>
          </w:r>
          <w:r>
            <w:rPr>
              <w:noProof/>
              <w:webHidden/>
            </w:rPr>
            <w:fldChar w:fldCharType="separate"/>
          </w:r>
          <w:ins w:id="117" w:author="Mike Wang" w:date="2017-12-15T16:13:00Z">
            <w:r w:rsidR="007043C3">
              <w:rPr>
                <w:noProof/>
                <w:webHidden/>
              </w:rPr>
              <w:t>34</w:t>
            </w:r>
          </w:ins>
          <w:del w:id="118" w:author="Mike Wang" w:date="2017-12-15T16:10:00Z">
            <w:r w:rsidR="00DA2B6C" w:rsidDel="00DA2B6C">
              <w:rPr>
                <w:noProof/>
                <w:webHidden/>
              </w:rPr>
              <w:delText>37</w:delText>
            </w:r>
          </w:del>
          <w:ins w:id="119" w:author="Mike Wang" w:date="2017-12-15T15:58:00Z">
            <w:r>
              <w:rPr>
                <w:noProof/>
                <w:webHidden/>
              </w:rPr>
              <w:fldChar w:fldCharType="end"/>
            </w:r>
            <w:r w:rsidRPr="00123F6A">
              <w:rPr>
                <w:rStyle w:val="Hyperlink"/>
                <w:noProof/>
              </w:rPr>
              <w:fldChar w:fldCharType="end"/>
            </w:r>
          </w:ins>
        </w:p>
        <w:p w14:paraId="47E6A012" w14:textId="150A7F52" w:rsidR="004B06D8" w:rsidRDefault="004B06D8">
          <w:pPr>
            <w:pStyle w:val="TOC2"/>
            <w:tabs>
              <w:tab w:val="right" w:leader="dot" w:pos="9350"/>
            </w:tabs>
            <w:rPr>
              <w:ins w:id="120" w:author="Mike Wang" w:date="2017-12-15T15:58:00Z"/>
              <w:rFonts w:asciiTheme="minorHAnsi" w:eastAsiaTheme="minorEastAsia" w:hAnsiTheme="minorHAnsi" w:cstheme="minorBidi"/>
              <w:noProof/>
              <w:color w:val="auto"/>
              <w:sz w:val="22"/>
              <w:szCs w:val="22"/>
            </w:rPr>
          </w:pPr>
          <w:ins w:id="121" w:author="Mike Wang" w:date="2017-12-15T15:58:00Z">
            <w:r w:rsidRPr="00123F6A">
              <w:rPr>
                <w:rStyle w:val="Hyperlink"/>
                <w:noProof/>
              </w:rPr>
              <w:fldChar w:fldCharType="begin"/>
            </w:r>
            <w:r w:rsidRPr="00123F6A">
              <w:rPr>
                <w:rStyle w:val="Hyperlink"/>
                <w:noProof/>
              </w:rPr>
              <w:instrText xml:space="preserve"> </w:instrText>
            </w:r>
            <w:r>
              <w:rPr>
                <w:noProof/>
              </w:rPr>
              <w:instrText>HYPERLINK \l "_Toc501116884"</w:instrText>
            </w:r>
            <w:r w:rsidRPr="00123F6A">
              <w:rPr>
                <w:rStyle w:val="Hyperlink"/>
                <w:noProof/>
              </w:rPr>
              <w:instrText xml:space="preserve"> </w:instrText>
            </w:r>
            <w:r w:rsidRPr="00123F6A">
              <w:rPr>
                <w:rStyle w:val="Hyperlink"/>
                <w:noProof/>
              </w:rPr>
              <w:fldChar w:fldCharType="separate"/>
            </w:r>
            <w:r w:rsidRPr="00123F6A">
              <w:rPr>
                <w:rStyle w:val="Hyperlink"/>
                <w:noProof/>
              </w:rPr>
              <w:t>Appendix</w:t>
            </w:r>
            <w:r>
              <w:rPr>
                <w:noProof/>
                <w:webHidden/>
              </w:rPr>
              <w:tab/>
            </w:r>
            <w:r>
              <w:rPr>
                <w:noProof/>
                <w:webHidden/>
              </w:rPr>
              <w:fldChar w:fldCharType="begin"/>
            </w:r>
            <w:r>
              <w:rPr>
                <w:noProof/>
                <w:webHidden/>
              </w:rPr>
              <w:instrText xml:space="preserve"> PAGEREF _Toc501116884 \h </w:instrText>
            </w:r>
          </w:ins>
          <w:r>
            <w:rPr>
              <w:noProof/>
              <w:webHidden/>
            </w:rPr>
          </w:r>
          <w:r>
            <w:rPr>
              <w:noProof/>
              <w:webHidden/>
            </w:rPr>
            <w:fldChar w:fldCharType="separate"/>
          </w:r>
          <w:ins w:id="122" w:author="Mike Wang" w:date="2017-12-15T16:13:00Z">
            <w:r w:rsidR="007043C3">
              <w:rPr>
                <w:noProof/>
                <w:webHidden/>
              </w:rPr>
              <w:t>37</w:t>
            </w:r>
          </w:ins>
          <w:del w:id="123" w:author="Mike Wang" w:date="2017-12-15T16:10:00Z">
            <w:r w:rsidR="00DA2B6C" w:rsidDel="00DA2B6C">
              <w:rPr>
                <w:noProof/>
                <w:webHidden/>
              </w:rPr>
              <w:delText>40</w:delText>
            </w:r>
          </w:del>
          <w:ins w:id="124" w:author="Mike Wang" w:date="2017-12-15T15:58:00Z">
            <w:r>
              <w:rPr>
                <w:noProof/>
                <w:webHidden/>
              </w:rPr>
              <w:fldChar w:fldCharType="end"/>
            </w:r>
            <w:r w:rsidRPr="00123F6A">
              <w:rPr>
                <w:rStyle w:val="Hyperlink"/>
                <w:noProof/>
              </w:rPr>
              <w:fldChar w:fldCharType="end"/>
            </w:r>
          </w:ins>
        </w:p>
        <w:p w14:paraId="678E6A9B" w14:textId="46A8E40E" w:rsidR="00F87CDD" w:rsidDel="004B06D8" w:rsidRDefault="00F87CDD">
          <w:pPr>
            <w:pStyle w:val="TOC2"/>
            <w:tabs>
              <w:tab w:val="right" w:leader="dot" w:pos="9350"/>
            </w:tabs>
            <w:rPr>
              <w:del w:id="125" w:author="Mike Wang" w:date="2017-12-15T15:58:00Z"/>
              <w:rFonts w:asciiTheme="minorHAnsi" w:eastAsiaTheme="minorEastAsia" w:hAnsiTheme="minorHAnsi" w:cstheme="minorBidi"/>
              <w:noProof/>
              <w:color w:val="auto"/>
              <w:sz w:val="22"/>
              <w:szCs w:val="22"/>
            </w:rPr>
          </w:pPr>
          <w:del w:id="126" w:author="Mike Wang" w:date="2017-12-15T15:58:00Z">
            <w:r w:rsidRPr="004B06D8" w:rsidDel="004B06D8">
              <w:rPr>
                <w:rStyle w:val="Hyperlink"/>
                <w:noProof/>
              </w:rPr>
              <w:delText>Capstone Design ECE 4440 / ECE4991</w:delText>
            </w:r>
            <w:r w:rsidDel="004B06D8">
              <w:rPr>
                <w:noProof/>
                <w:webHidden/>
              </w:rPr>
              <w:tab/>
              <w:delText>1</w:delText>
            </w:r>
          </w:del>
        </w:p>
        <w:p w14:paraId="5D9CBC6F" w14:textId="6651E27F" w:rsidR="00F87CDD" w:rsidDel="004B06D8" w:rsidRDefault="00F87CDD">
          <w:pPr>
            <w:pStyle w:val="TOC2"/>
            <w:tabs>
              <w:tab w:val="right" w:leader="dot" w:pos="9350"/>
            </w:tabs>
            <w:rPr>
              <w:del w:id="127" w:author="Mike Wang" w:date="2017-12-15T15:58:00Z"/>
              <w:rFonts w:asciiTheme="minorHAnsi" w:eastAsiaTheme="minorEastAsia" w:hAnsiTheme="minorHAnsi" w:cstheme="minorBidi"/>
              <w:noProof/>
              <w:color w:val="auto"/>
              <w:sz w:val="22"/>
              <w:szCs w:val="22"/>
            </w:rPr>
          </w:pPr>
          <w:del w:id="128" w:author="Mike Wang" w:date="2017-12-15T15:58:00Z">
            <w:r w:rsidRPr="004B06D8" w:rsidDel="004B06D8">
              <w:rPr>
                <w:rStyle w:val="Hyperlink"/>
                <w:noProof/>
              </w:rPr>
              <w:delText>Signatures</w:delText>
            </w:r>
            <w:r w:rsidDel="004B06D8">
              <w:rPr>
                <w:noProof/>
                <w:webHidden/>
              </w:rPr>
              <w:tab/>
              <w:delText>1</w:delText>
            </w:r>
          </w:del>
        </w:p>
        <w:p w14:paraId="60F5DF64" w14:textId="58ADEFB7" w:rsidR="00F87CDD" w:rsidDel="004B06D8" w:rsidRDefault="00F87CDD">
          <w:pPr>
            <w:pStyle w:val="TOC2"/>
            <w:tabs>
              <w:tab w:val="right" w:leader="dot" w:pos="9350"/>
            </w:tabs>
            <w:rPr>
              <w:del w:id="129" w:author="Mike Wang" w:date="2017-12-15T15:58:00Z"/>
              <w:rFonts w:asciiTheme="minorHAnsi" w:eastAsiaTheme="minorEastAsia" w:hAnsiTheme="minorHAnsi" w:cstheme="minorBidi"/>
              <w:noProof/>
              <w:color w:val="auto"/>
              <w:sz w:val="22"/>
              <w:szCs w:val="22"/>
            </w:rPr>
          </w:pPr>
          <w:del w:id="130" w:author="Mike Wang" w:date="2017-12-15T15:58:00Z">
            <w:r w:rsidRPr="004B06D8" w:rsidDel="004B06D8">
              <w:rPr>
                <w:rStyle w:val="Hyperlink"/>
                <w:noProof/>
              </w:rPr>
              <w:delText>Statement of work:</w:delText>
            </w:r>
            <w:r w:rsidDel="004B06D8">
              <w:rPr>
                <w:noProof/>
                <w:webHidden/>
              </w:rPr>
              <w:tab/>
              <w:delText>2</w:delText>
            </w:r>
          </w:del>
        </w:p>
        <w:p w14:paraId="5387DCD6" w14:textId="59F08993" w:rsidR="00F87CDD" w:rsidDel="004B06D8" w:rsidRDefault="00F87CDD">
          <w:pPr>
            <w:pStyle w:val="TOC2"/>
            <w:tabs>
              <w:tab w:val="right" w:leader="dot" w:pos="9350"/>
            </w:tabs>
            <w:rPr>
              <w:del w:id="131" w:author="Mike Wang" w:date="2017-12-15T15:58:00Z"/>
              <w:rFonts w:asciiTheme="minorHAnsi" w:eastAsiaTheme="minorEastAsia" w:hAnsiTheme="minorHAnsi" w:cstheme="minorBidi"/>
              <w:noProof/>
              <w:color w:val="auto"/>
              <w:sz w:val="22"/>
              <w:szCs w:val="22"/>
            </w:rPr>
          </w:pPr>
          <w:del w:id="132" w:author="Mike Wang" w:date="2017-12-15T15:58:00Z">
            <w:r w:rsidRPr="004B06D8" w:rsidDel="004B06D8">
              <w:rPr>
                <w:rStyle w:val="Hyperlink"/>
                <w:noProof/>
              </w:rPr>
              <w:delText>Table of Contents</w:delText>
            </w:r>
            <w:r w:rsidDel="004B06D8">
              <w:rPr>
                <w:noProof/>
                <w:webHidden/>
              </w:rPr>
              <w:tab/>
              <w:delText>4</w:delText>
            </w:r>
          </w:del>
        </w:p>
        <w:p w14:paraId="1E2FF1F5" w14:textId="25E183EA" w:rsidR="00F87CDD" w:rsidDel="004B06D8" w:rsidRDefault="00F87CDD">
          <w:pPr>
            <w:pStyle w:val="TOC2"/>
            <w:tabs>
              <w:tab w:val="right" w:leader="dot" w:pos="9350"/>
            </w:tabs>
            <w:rPr>
              <w:del w:id="133" w:author="Mike Wang" w:date="2017-12-15T15:58:00Z"/>
              <w:rFonts w:asciiTheme="minorHAnsi" w:eastAsiaTheme="minorEastAsia" w:hAnsiTheme="minorHAnsi" w:cstheme="minorBidi"/>
              <w:noProof/>
              <w:color w:val="auto"/>
              <w:sz w:val="22"/>
              <w:szCs w:val="22"/>
            </w:rPr>
          </w:pPr>
          <w:del w:id="134" w:author="Mike Wang" w:date="2017-12-15T15:58:00Z">
            <w:r w:rsidRPr="004B06D8" w:rsidDel="004B06D8">
              <w:rPr>
                <w:rStyle w:val="Hyperlink"/>
                <w:noProof/>
              </w:rPr>
              <w:delText>Background</w:delText>
            </w:r>
            <w:r w:rsidDel="004B06D8">
              <w:rPr>
                <w:noProof/>
                <w:webHidden/>
              </w:rPr>
              <w:tab/>
              <w:delText>6</w:delText>
            </w:r>
          </w:del>
        </w:p>
        <w:p w14:paraId="30621348" w14:textId="39B02BCD" w:rsidR="00F87CDD" w:rsidDel="004B06D8" w:rsidRDefault="00F87CDD">
          <w:pPr>
            <w:pStyle w:val="TOC2"/>
            <w:tabs>
              <w:tab w:val="right" w:leader="dot" w:pos="9350"/>
            </w:tabs>
            <w:rPr>
              <w:del w:id="135" w:author="Mike Wang" w:date="2017-12-15T15:58:00Z"/>
              <w:rFonts w:asciiTheme="minorHAnsi" w:eastAsiaTheme="minorEastAsia" w:hAnsiTheme="minorHAnsi" w:cstheme="minorBidi"/>
              <w:noProof/>
              <w:color w:val="auto"/>
              <w:sz w:val="22"/>
              <w:szCs w:val="22"/>
            </w:rPr>
          </w:pPr>
          <w:del w:id="136" w:author="Mike Wang" w:date="2017-12-15T15:58:00Z">
            <w:r w:rsidRPr="004B06D8" w:rsidDel="004B06D8">
              <w:rPr>
                <w:rStyle w:val="Hyperlink"/>
                <w:noProof/>
              </w:rPr>
              <w:delText>Constraints (Design, Economic and Cost Constraints)</w:delText>
            </w:r>
            <w:r w:rsidDel="004B06D8">
              <w:rPr>
                <w:noProof/>
                <w:webHidden/>
              </w:rPr>
              <w:tab/>
              <w:delText>7</w:delText>
            </w:r>
          </w:del>
        </w:p>
        <w:p w14:paraId="3D8A6B60" w14:textId="679AC1A1" w:rsidR="00F87CDD" w:rsidDel="004B06D8" w:rsidRDefault="00F87CDD">
          <w:pPr>
            <w:pStyle w:val="TOC2"/>
            <w:tabs>
              <w:tab w:val="right" w:leader="dot" w:pos="9350"/>
            </w:tabs>
            <w:rPr>
              <w:del w:id="137" w:author="Mike Wang" w:date="2017-12-15T15:58:00Z"/>
              <w:rFonts w:asciiTheme="minorHAnsi" w:eastAsiaTheme="minorEastAsia" w:hAnsiTheme="minorHAnsi" w:cstheme="minorBidi"/>
              <w:noProof/>
              <w:color w:val="auto"/>
              <w:sz w:val="22"/>
              <w:szCs w:val="22"/>
            </w:rPr>
          </w:pPr>
          <w:del w:id="138" w:author="Mike Wang" w:date="2017-12-15T15:58:00Z">
            <w:r w:rsidRPr="004B06D8" w:rsidDel="004B06D8">
              <w:rPr>
                <w:rStyle w:val="Hyperlink"/>
                <w:noProof/>
              </w:rPr>
              <w:lastRenderedPageBreak/>
              <w:delText>External Standards</w:delText>
            </w:r>
            <w:r w:rsidDel="004B06D8">
              <w:rPr>
                <w:noProof/>
                <w:webHidden/>
              </w:rPr>
              <w:tab/>
              <w:delText>8</w:delText>
            </w:r>
          </w:del>
        </w:p>
        <w:p w14:paraId="024620E3" w14:textId="471DDEEE" w:rsidR="00F87CDD" w:rsidDel="004B06D8" w:rsidRDefault="00F87CDD">
          <w:pPr>
            <w:pStyle w:val="TOC2"/>
            <w:tabs>
              <w:tab w:val="right" w:leader="dot" w:pos="9350"/>
            </w:tabs>
            <w:rPr>
              <w:del w:id="139" w:author="Mike Wang" w:date="2017-12-15T15:58:00Z"/>
              <w:rFonts w:asciiTheme="minorHAnsi" w:eastAsiaTheme="minorEastAsia" w:hAnsiTheme="minorHAnsi" w:cstheme="minorBidi"/>
              <w:noProof/>
              <w:color w:val="auto"/>
              <w:sz w:val="22"/>
              <w:szCs w:val="22"/>
            </w:rPr>
          </w:pPr>
          <w:del w:id="140" w:author="Mike Wang" w:date="2017-12-15T15:58:00Z">
            <w:r w:rsidRPr="004B06D8" w:rsidDel="004B06D8">
              <w:rPr>
                <w:rStyle w:val="Hyperlink"/>
                <w:noProof/>
              </w:rPr>
              <w:delText>Tools Employed</w:delText>
            </w:r>
            <w:r w:rsidDel="004B06D8">
              <w:rPr>
                <w:noProof/>
                <w:webHidden/>
              </w:rPr>
              <w:tab/>
              <w:delText>9</w:delText>
            </w:r>
          </w:del>
        </w:p>
        <w:p w14:paraId="5768643A" w14:textId="730E5B69" w:rsidR="00F87CDD" w:rsidDel="004B06D8" w:rsidRDefault="00F87CDD">
          <w:pPr>
            <w:pStyle w:val="TOC2"/>
            <w:tabs>
              <w:tab w:val="right" w:leader="dot" w:pos="9350"/>
            </w:tabs>
            <w:rPr>
              <w:del w:id="141" w:author="Mike Wang" w:date="2017-12-15T15:58:00Z"/>
              <w:rFonts w:asciiTheme="minorHAnsi" w:eastAsiaTheme="minorEastAsia" w:hAnsiTheme="minorHAnsi" w:cstheme="minorBidi"/>
              <w:noProof/>
              <w:color w:val="auto"/>
              <w:sz w:val="22"/>
              <w:szCs w:val="22"/>
            </w:rPr>
          </w:pPr>
          <w:del w:id="142" w:author="Mike Wang" w:date="2017-12-15T15:58:00Z">
            <w:r w:rsidRPr="004B06D8" w:rsidDel="004B06D8">
              <w:rPr>
                <w:rStyle w:val="Hyperlink"/>
                <w:noProof/>
              </w:rPr>
              <w:delText>Ethical, Social, and Economic Concerns</w:delText>
            </w:r>
            <w:r w:rsidDel="004B06D8">
              <w:rPr>
                <w:noProof/>
                <w:webHidden/>
              </w:rPr>
              <w:tab/>
              <w:delText>10</w:delText>
            </w:r>
          </w:del>
        </w:p>
        <w:p w14:paraId="5AD9F504" w14:textId="006832D3" w:rsidR="00F87CDD" w:rsidDel="004B06D8" w:rsidRDefault="00F87CDD">
          <w:pPr>
            <w:pStyle w:val="TOC3"/>
            <w:tabs>
              <w:tab w:val="right" w:leader="dot" w:pos="9350"/>
            </w:tabs>
            <w:rPr>
              <w:del w:id="143" w:author="Mike Wang" w:date="2017-12-15T15:58:00Z"/>
              <w:rFonts w:asciiTheme="minorHAnsi" w:eastAsiaTheme="minorEastAsia" w:hAnsiTheme="minorHAnsi" w:cstheme="minorBidi"/>
              <w:noProof/>
              <w:color w:val="auto"/>
              <w:sz w:val="22"/>
              <w:szCs w:val="22"/>
            </w:rPr>
          </w:pPr>
          <w:del w:id="144" w:author="Mike Wang" w:date="2017-12-15T15:58:00Z">
            <w:r w:rsidRPr="004B06D8" w:rsidDel="004B06D8">
              <w:rPr>
                <w:rStyle w:val="Hyperlink"/>
                <w:noProof/>
              </w:rPr>
              <w:delText>Environmental Impact</w:delText>
            </w:r>
            <w:r w:rsidDel="004B06D8">
              <w:rPr>
                <w:noProof/>
                <w:webHidden/>
              </w:rPr>
              <w:tab/>
              <w:delText>10</w:delText>
            </w:r>
          </w:del>
        </w:p>
        <w:p w14:paraId="7699732A" w14:textId="6A4943DB" w:rsidR="00F87CDD" w:rsidDel="004B06D8" w:rsidRDefault="00F87CDD">
          <w:pPr>
            <w:pStyle w:val="TOC3"/>
            <w:tabs>
              <w:tab w:val="right" w:leader="dot" w:pos="9350"/>
            </w:tabs>
            <w:rPr>
              <w:del w:id="145" w:author="Mike Wang" w:date="2017-12-15T15:58:00Z"/>
              <w:rFonts w:asciiTheme="minorHAnsi" w:eastAsiaTheme="minorEastAsia" w:hAnsiTheme="minorHAnsi" w:cstheme="minorBidi"/>
              <w:noProof/>
              <w:color w:val="auto"/>
              <w:sz w:val="22"/>
              <w:szCs w:val="22"/>
            </w:rPr>
          </w:pPr>
          <w:del w:id="146" w:author="Mike Wang" w:date="2017-12-15T15:58:00Z">
            <w:r w:rsidRPr="004B06D8" w:rsidDel="004B06D8">
              <w:rPr>
                <w:rStyle w:val="Hyperlink"/>
                <w:noProof/>
              </w:rPr>
              <w:delText>Sustainability</w:delText>
            </w:r>
            <w:r w:rsidDel="004B06D8">
              <w:rPr>
                <w:noProof/>
                <w:webHidden/>
              </w:rPr>
              <w:tab/>
              <w:delText>10</w:delText>
            </w:r>
          </w:del>
        </w:p>
        <w:p w14:paraId="77E414DB" w14:textId="5A180DF0" w:rsidR="00F87CDD" w:rsidDel="004B06D8" w:rsidRDefault="00F87CDD">
          <w:pPr>
            <w:pStyle w:val="TOC3"/>
            <w:tabs>
              <w:tab w:val="right" w:leader="dot" w:pos="9350"/>
            </w:tabs>
            <w:rPr>
              <w:del w:id="147" w:author="Mike Wang" w:date="2017-12-15T15:58:00Z"/>
              <w:rFonts w:asciiTheme="minorHAnsi" w:eastAsiaTheme="minorEastAsia" w:hAnsiTheme="minorHAnsi" w:cstheme="minorBidi"/>
              <w:noProof/>
              <w:color w:val="auto"/>
              <w:sz w:val="22"/>
              <w:szCs w:val="22"/>
            </w:rPr>
          </w:pPr>
          <w:del w:id="148" w:author="Mike Wang" w:date="2017-12-15T15:58:00Z">
            <w:r w:rsidRPr="004B06D8" w:rsidDel="004B06D8">
              <w:rPr>
                <w:rStyle w:val="Hyperlink"/>
                <w:noProof/>
              </w:rPr>
              <w:delText>Health and Safety</w:delText>
            </w:r>
            <w:r w:rsidDel="004B06D8">
              <w:rPr>
                <w:noProof/>
                <w:webHidden/>
              </w:rPr>
              <w:tab/>
              <w:delText>10</w:delText>
            </w:r>
          </w:del>
        </w:p>
        <w:p w14:paraId="0401067B" w14:textId="62627B1C" w:rsidR="00F87CDD" w:rsidDel="004B06D8" w:rsidRDefault="00F87CDD">
          <w:pPr>
            <w:pStyle w:val="TOC3"/>
            <w:tabs>
              <w:tab w:val="right" w:leader="dot" w:pos="9350"/>
            </w:tabs>
            <w:rPr>
              <w:del w:id="149" w:author="Mike Wang" w:date="2017-12-15T15:58:00Z"/>
              <w:rFonts w:asciiTheme="minorHAnsi" w:eastAsiaTheme="minorEastAsia" w:hAnsiTheme="minorHAnsi" w:cstheme="minorBidi"/>
              <w:noProof/>
              <w:color w:val="auto"/>
              <w:sz w:val="22"/>
              <w:szCs w:val="22"/>
            </w:rPr>
          </w:pPr>
          <w:del w:id="150" w:author="Mike Wang" w:date="2017-12-15T15:58:00Z">
            <w:r w:rsidRPr="004B06D8" w:rsidDel="004B06D8">
              <w:rPr>
                <w:rStyle w:val="Hyperlink"/>
                <w:noProof/>
              </w:rPr>
              <w:delText>Manufacturability</w:delText>
            </w:r>
            <w:r w:rsidDel="004B06D8">
              <w:rPr>
                <w:noProof/>
                <w:webHidden/>
              </w:rPr>
              <w:tab/>
              <w:delText>11</w:delText>
            </w:r>
          </w:del>
        </w:p>
        <w:p w14:paraId="366245F8" w14:textId="16AD1745" w:rsidR="00F87CDD" w:rsidDel="004B06D8" w:rsidRDefault="00F87CDD">
          <w:pPr>
            <w:pStyle w:val="TOC3"/>
            <w:tabs>
              <w:tab w:val="right" w:leader="dot" w:pos="9350"/>
            </w:tabs>
            <w:rPr>
              <w:del w:id="151" w:author="Mike Wang" w:date="2017-12-15T15:58:00Z"/>
              <w:rFonts w:asciiTheme="minorHAnsi" w:eastAsiaTheme="minorEastAsia" w:hAnsiTheme="minorHAnsi" w:cstheme="minorBidi"/>
              <w:noProof/>
              <w:color w:val="auto"/>
              <w:sz w:val="22"/>
              <w:szCs w:val="22"/>
            </w:rPr>
          </w:pPr>
          <w:del w:id="152" w:author="Mike Wang" w:date="2017-12-15T15:58:00Z">
            <w:r w:rsidRPr="004B06D8" w:rsidDel="004B06D8">
              <w:rPr>
                <w:rStyle w:val="Hyperlink"/>
                <w:noProof/>
              </w:rPr>
              <w:delText>Ethical Issues</w:delText>
            </w:r>
            <w:r w:rsidDel="004B06D8">
              <w:rPr>
                <w:noProof/>
                <w:webHidden/>
              </w:rPr>
              <w:tab/>
              <w:delText>11</w:delText>
            </w:r>
          </w:del>
        </w:p>
        <w:p w14:paraId="73231827" w14:textId="1E725DD8" w:rsidR="00F87CDD" w:rsidDel="004B06D8" w:rsidRDefault="00F87CDD">
          <w:pPr>
            <w:pStyle w:val="TOC3"/>
            <w:tabs>
              <w:tab w:val="right" w:leader="dot" w:pos="9350"/>
            </w:tabs>
            <w:rPr>
              <w:del w:id="153" w:author="Mike Wang" w:date="2017-12-15T15:58:00Z"/>
              <w:rFonts w:asciiTheme="minorHAnsi" w:eastAsiaTheme="minorEastAsia" w:hAnsiTheme="minorHAnsi" w:cstheme="minorBidi"/>
              <w:noProof/>
              <w:color w:val="auto"/>
              <w:sz w:val="22"/>
              <w:szCs w:val="22"/>
            </w:rPr>
          </w:pPr>
          <w:del w:id="154" w:author="Mike Wang" w:date="2017-12-15T15:58:00Z">
            <w:r w:rsidRPr="004B06D8" w:rsidDel="004B06D8">
              <w:rPr>
                <w:rStyle w:val="Hyperlink"/>
                <w:noProof/>
              </w:rPr>
              <w:delText>Intellectual Property Issues</w:delText>
            </w:r>
            <w:r w:rsidDel="004B06D8">
              <w:rPr>
                <w:noProof/>
                <w:webHidden/>
              </w:rPr>
              <w:tab/>
              <w:delText>11</w:delText>
            </w:r>
          </w:del>
        </w:p>
        <w:p w14:paraId="246280F0" w14:textId="6BD6BE0C" w:rsidR="00F87CDD" w:rsidDel="004B06D8" w:rsidRDefault="00F87CDD">
          <w:pPr>
            <w:pStyle w:val="TOC2"/>
            <w:tabs>
              <w:tab w:val="right" w:leader="dot" w:pos="9350"/>
            </w:tabs>
            <w:rPr>
              <w:del w:id="155" w:author="Mike Wang" w:date="2017-12-15T15:58:00Z"/>
              <w:rFonts w:asciiTheme="minorHAnsi" w:eastAsiaTheme="minorEastAsia" w:hAnsiTheme="minorHAnsi" w:cstheme="minorBidi"/>
              <w:noProof/>
              <w:color w:val="auto"/>
              <w:sz w:val="22"/>
              <w:szCs w:val="22"/>
            </w:rPr>
          </w:pPr>
          <w:del w:id="156" w:author="Mike Wang" w:date="2017-12-15T15:58:00Z">
            <w:r w:rsidRPr="004B06D8" w:rsidDel="004B06D8">
              <w:rPr>
                <w:rStyle w:val="Hyperlink"/>
                <w:noProof/>
              </w:rPr>
              <w:delText>Detailed Technical Description of Project</w:delText>
            </w:r>
            <w:r w:rsidDel="004B06D8">
              <w:rPr>
                <w:noProof/>
                <w:webHidden/>
              </w:rPr>
              <w:tab/>
              <w:delText>12</w:delText>
            </w:r>
          </w:del>
        </w:p>
        <w:p w14:paraId="71F938E6" w14:textId="464C3DA6" w:rsidR="00F87CDD" w:rsidDel="004B06D8" w:rsidRDefault="00F87CDD">
          <w:pPr>
            <w:pStyle w:val="TOC2"/>
            <w:tabs>
              <w:tab w:val="right" w:leader="dot" w:pos="9350"/>
            </w:tabs>
            <w:rPr>
              <w:del w:id="157" w:author="Mike Wang" w:date="2017-12-15T15:58:00Z"/>
              <w:rFonts w:asciiTheme="minorHAnsi" w:eastAsiaTheme="minorEastAsia" w:hAnsiTheme="minorHAnsi" w:cstheme="minorBidi"/>
              <w:noProof/>
              <w:color w:val="auto"/>
              <w:sz w:val="22"/>
              <w:szCs w:val="22"/>
            </w:rPr>
          </w:pPr>
          <w:del w:id="158" w:author="Mike Wang" w:date="2017-12-15T15:58:00Z">
            <w:r w:rsidRPr="004B06D8" w:rsidDel="004B06D8">
              <w:rPr>
                <w:rStyle w:val="Hyperlink"/>
                <w:noProof/>
              </w:rPr>
              <w:delText>Project Timeline</w:delText>
            </w:r>
            <w:r w:rsidDel="004B06D8">
              <w:rPr>
                <w:noProof/>
                <w:webHidden/>
              </w:rPr>
              <w:tab/>
              <w:delText>25</w:delText>
            </w:r>
          </w:del>
        </w:p>
        <w:p w14:paraId="0108B4DD" w14:textId="7EA43391" w:rsidR="00F87CDD" w:rsidDel="004B06D8" w:rsidRDefault="00F87CDD">
          <w:pPr>
            <w:pStyle w:val="TOC2"/>
            <w:tabs>
              <w:tab w:val="right" w:leader="dot" w:pos="9350"/>
            </w:tabs>
            <w:rPr>
              <w:del w:id="159" w:author="Mike Wang" w:date="2017-12-15T15:58:00Z"/>
              <w:rFonts w:asciiTheme="minorHAnsi" w:eastAsiaTheme="minorEastAsia" w:hAnsiTheme="minorHAnsi" w:cstheme="minorBidi"/>
              <w:noProof/>
              <w:color w:val="auto"/>
              <w:sz w:val="22"/>
              <w:szCs w:val="22"/>
            </w:rPr>
          </w:pPr>
          <w:del w:id="160" w:author="Mike Wang" w:date="2017-12-15T15:58:00Z">
            <w:r w:rsidRPr="004B06D8" w:rsidDel="004B06D8">
              <w:rPr>
                <w:rStyle w:val="Hyperlink"/>
                <w:noProof/>
              </w:rPr>
              <w:delText>Final Results</w:delText>
            </w:r>
            <w:r w:rsidDel="004B06D8">
              <w:rPr>
                <w:noProof/>
                <w:webHidden/>
              </w:rPr>
              <w:tab/>
              <w:delText>32</w:delText>
            </w:r>
          </w:del>
        </w:p>
        <w:p w14:paraId="460F2594" w14:textId="344148EA" w:rsidR="00F87CDD" w:rsidDel="004B06D8" w:rsidRDefault="00F87CDD">
          <w:pPr>
            <w:pStyle w:val="TOC2"/>
            <w:tabs>
              <w:tab w:val="right" w:leader="dot" w:pos="9350"/>
            </w:tabs>
            <w:rPr>
              <w:del w:id="161" w:author="Mike Wang" w:date="2017-12-15T15:58:00Z"/>
              <w:rFonts w:asciiTheme="minorHAnsi" w:eastAsiaTheme="minorEastAsia" w:hAnsiTheme="minorHAnsi" w:cstheme="minorBidi"/>
              <w:noProof/>
              <w:color w:val="auto"/>
              <w:sz w:val="22"/>
              <w:szCs w:val="22"/>
            </w:rPr>
          </w:pPr>
          <w:del w:id="162" w:author="Mike Wang" w:date="2017-12-15T15:58:00Z">
            <w:r w:rsidRPr="004B06D8" w:rsidDel="004B06D8">
              <w:rPr>
                <w:rStyle w:val="Hyperlink"/>
                <w:noProof/>
              </w:rPr>
              <w:delText>Costs</w:delText>
            </w:r>
            <w:r w:rsidDel="004B06D8">
              <w:rPr>
                <w:noProof/>
                <w:webHidden/>
              </w:rPr>
              <w:tab/>
              <w:delText>33</w:delText>
            </w:r>
          </w:del>
        </w:p>
        <w:p w14:paraId="4E216772" w14:textId="40467E27" w:rsidR="00F87CDD" w:rsidDel="004B06D8" w:rsidRDefault="00F87CDD">
          <w:pPr>
            <w:pStyle w:val="TOC2"/>
            <w:tabs>
              <w:tab w:val="right" w:leader="dot" w:pos="9350"/>
            </w:tabs>
            <w:rPr>
              <w:del w:id="163" w:author="Mike Wang" w:date="2017-12-15T15:58:00Z"/>
              <w:rFonts w:asciiTheme="minorHAnsi" w:eastAsiaTheme="minorEastAsia" w:hAnsiTheme="minorHAnsi" w:cstheme="minorBidi"/>
              <w:noProof/>
              <w:color w:val="auto"/>
              <w:sz w:val="22"/>
              <w:szCs w:val="22"/>
            </w:rPr>
          </w:pPr>
          <w:del w:id="164" w:author="Mike Wang" w:date="2017-12-15T15:58:00Z">
            <w:r w:rsidRPr="004B06D8" w:rsidDel="004B06D8">
              <w:rPr>
                <w:rStyle w:val="Hyperlink"/>
                <w:noProof/>
              </w:rPr>
              <w:delText>Future Work</w:delText>
            </w:r>
            <w:r w:rsidDel="004B06D8">
              <w:rPr>
                <w:noProof/>
                <w:webHidden/>
              </w:rPr>
              <w:tab/>
              <w:delText>34</w:delText>
            </w:r>
          </w:del>
        </w:p>
        <w:p w14:paraId="728A6D0F" w14:textId="1D7D4DCB" w:rsidR="00F87CDD" w:rsidDel="004B06D8" w:rsidRDefault="00F87CDD">
          <w:pPr>
            <w:pStyle w:val="TOC2"/>
            <w:tabs>
              <w:tab w:val="right" w:leader="dot" w:pos="9350"/>
            </w:tabs>
            <w:rPr>
              <w:del w:id="165" w:author="Mike Wang" w:date="2017-12-15T15:58:00Z"/>
              <w:rFonts w:asciiTheme="minorHAnsi" w:eastAsiaTheme="minorEastAsia" w:hAnsiTheme="minorHAnsi" w:cstheme="minorBidi"/>
              <w:noProof/>
              <w:color w:val="auto"/>
              <w:sz w:val="22"/>
              <w:szCs w:val="22"/>
            </w:rPr>
          </w:pPr>
          <w:del w:id="166" w:author="Mike Wang" w:date="2017-12-15T15:58:00Z">
            <w:r w:rsidRPr="004B06D8" w:rsidDel="004B06D8">
              <w:rPr>
                <w:rStyle w:val="Hyperlink"/>
                <w:noProof/>
              </w:rPr>
              <w:delText>References</w:delText>
            </w:r>
            <w:r w:rsidDel="004B06D8">
              <w:rPr>
                <w:noProof/>
                <w:webHidden/>
              </w:rPr>
              <w:tab/>
              <w:delText>34</w:delText>
            </w:r>
          </w:del>
        </w:p>
        <w:p w14:paraId="4386C0D3" w14:textId="3D55E69E" w:rsidR="00F87CDD" w:rsidDel="004B06D8" w:rsidRDefault="00F87CDD">
          <w:pPr>
            <w:pStyle w:val="TOC2"/>
            <w:tabs>
              <w:tab w:val="right" w:leader="dot" w:pos="9350"/>
            </w:tabs>
            <w:rPr>
              <w:del w:id="167" w:author="Mike Wang" w:date="2017-12-15T15:58:00Z"/>
              <w:rFonts w:asciiTheme="minorHAnsi" w:eastAsiaTheme="minorEastAsia" w:hAnsiTheme="minorHAnsi" w:cstheme="minorBidi"/>
              <w:noProof/>
              <w:color w:val="auto"/>
              <w:sz w:val="22"/>
              <w:szCs w:val="22"/>
            </w:rPr>
          </w:pPr>
          <w:del w:id="168" w:author="Mike Wang" w:date="2017-12-15T15:58:00Z">
            <w:r w:rsidRPr="004B06D8" w:rsidDel="004B06D8">
              <w:rPr>
                <w:rStyle w:val="Hyperlink"/>
                <w:noProof/>
              </w:rPr>
              <w:delText>Appendix</w:delText>
            </w:r>
            <w:r w:rsidDel="004B06D8">
              <w:rPr>
                <w:noProof/>
                <w:webHidden/>
              </w:rPr>
              <w:tab/>
              <w:delText>37</w:delText>
            </w:r>
          </w:del>
        </w:p>
        <w:p w14:paraId="4B3A8F47" w14:textId="065D0A24" w:rsidR="00F87CDD" w:rsidRDefault="00F87CDD">
          <w:pPr>
            <w:rPr>
              <w:ins w:id="169" w:author="Mike Wang" w:date="2017-12-15T15:54:00Z"/>
            </w:rPr>
          </w:pPr>
          <w:ins w:id="170" w:author="Mike Wang" w:date="2017-12-15T15:54:00Z">
            <w:r>
              <w:rPr>
                <w:b/>
                <w:bCs/>
                <w:noProof/>
              </w:rPr>
              <w:fldChar w:fldCharType="end"/>
            </w:r>
          </w:ins>
        </w:p>
        <w:customXmlInsRangeStart w:id="171" w:author="Mike Wang" w:date="2017-12-15T15:54:00Z"/>
      </w:sdtContent>
    </w:sdt>
    <w:customXmlInsRangeEnd w:id="171"/>
    <w:p w14:paraId="5693D22A" w14:textId="77777777" w:rsidR="00E618F5" w:rsidRDefault="00E618F5"/>
    <w:p w14:paraId="7FF26640" w14:textId="77777777" w:rsidR="00615F0D" w:rsidRDefault="00615F0D">
      <w:pPr>
        <w:rPr>
          <w:rFonts w:eastAsia="Times New Roman"/>
          <w:b/>
          <w:sz w:val="28"/>
          <w:szCs w:val="28"/>
        </w:rPr>
      </w:pPr>
      <w:bookmarkStart w:id="172" w:name="_3dy6vkm" w:colFirst="0" w:colLast="0"/>
      <w:bookmarkEnd w:id="172"/>
    </w:p>
    <w:p w14:paraId="1149B304" w14:textId="77777777" w:rsidR="00615F0D" w:rsidRDefault="00615F0D">
      <w:pPr>
        <w:rPr>
          <w:rFonts w:eastAsia="Times New Roman"/>
          <w:b/>
          <w:sz w:val="28"/>
          <w:szCs w:val="28"/>
        </w:rPr>
      </w:pPr>
    </w:p>
    <w:p w14:paraId="53656D67" w14:textId="77777777" w:rsidR="00615F0D" w:rsidRDefault="00615F0D">
      <w:pPr>
        <w:rPr>
          <w:rFonts w:eastAsia="Times New Roman"/>
          <w:b/>
          <w:sz w:val="28"/>
          <w:szCs w:val="28"/>
        </w:rPr>
      </w:pPr>
    </w:p>
    <w:p w14:paraId="7522F729" w14:textId="77777777" w:rsidR="00615F0D" w:rsidRDefault="00615F0D">
      <w:pPr>
        <w:rPr>
          <w:rFonts w:eastAsia="Times New Roman"/>
          <w:b/>
          <w:sz w:val="28"/>
          <w:szCs w:val="28"/>
        </w:rPr>
      </w:pPr>
    </w:p>
    <w:p w14:paraId="47E2E343" w14:textId="7327B34E" w:rsidR="00A07DDB" w:rsidRDefault="00A07DDB" w:rsidP="00A07DDB">
      <w:pPr>
        <w:pStyle w:val="Heading2"/>
        <w:rPr>
          <w:ins w:id="173" w:author="Mike Wang" w:date="2017-12-15T15:58:00Z"/>
        </w:rPr>
      </w:pPr>
      <w:bookmarkStart w:id="174" w:name="_Toc501116866"/>
      <w:ins w:id="175" w:author="Mike Wang" w:date="2017-12-15T15:58:00Z">
        <w:r>
          <w:t>Table of Figures</w:t>
        </w:r>
        <w:bookmarkEnd w:id="174"/>
      </w:ins>
    </w:p>
    <w:p w14:paraId="5970CB91" w14:textId="77777777" w:rsidR="00615F0D" w:rsidRDefault="00615F0D">
      <w:pPr>
        <w:rPr>
          <w:rFonts w:eastAsia="Times New Roman"/>
          <w:b/>
          <w:sz w:val="28"/>
          <w:szCs w:val="28"/>
        </w:rPr>
      </w:pPr>
    </w:p>
    <w:p w14:paraId="69C690C1" w14:textId="6249DB49" w:rsidR="00883CE9" w:rsidRDefault="003A338F">
      <w:pPr>
        <w:pStyle w:val="TableofFigures"/>
        <w:tabs>
          <w:tab w:val="right" w:leader="dot" w:pos="9350"/>
        </w:tabs>
        <w:rPr>
          <w:ins w:id="176" w:author="Mike Wang" w:date="2017-12-15T15:52:00Z"/>
          <w:rFonts w:asciiTheme="minorHAnsi" w:eastAsiaTheme="minorEastAsia" w:hAnsiTheme="minorHAnsi" w:cstheme="minorBidi"/>
          <w:noProof/>
          <w:color w:val="auto"/>
          <w:sz w:val="22"/>
          <w:szCs w:val="22"/>
        </w:rPr>
      </w:pPr>
      <w:r>
        <w:rPr>
          <w:rFonts w:eastAsia="Times New Roman"/>
          <w:b/>
          <w:sz w:val="28"/>
          <w:szCs w:val="28"/>
        </w:rPr>
        <w:fldChar w:fldCharType="begin"/>
      </w:r>
      <w:r>
        <w:rPr>
          <w:rFonts w:eastAsia="Times New Roman"/>
          <w:b/>
          <w:sz w:val="28"/>
          <w:szCs w:val="28"/>
        </w:rPr>
        <w:instrText xml:space="preserve"> TOC \h \z \c "Figure" </w:instrText>
      </w:r>
      <w:r>
        <w:rPr>
          <w:rFonts w:eastAsia="Times New Roman"/>
          <w:b/>
          <w:sz w:val="28"/>
          <w:szCs w:val="28"/>
        </w:rPr>
        <w:fldChar w:fldCharType="separate"/>
      </w:r>
      <w:ins w:id="177" w:author="Mike Wang" w:date="2017-12-15T15:52:00Z">
        <w:r w:rsidR="00883CE9" w:rsidRPr="00F113A6">
          <w:rPr>
            <w:rStyle w:val="Hyperlink"/>
            <w:noProof/>
          </w:rPr>
          <w:fldChar w:fldCharType="begin"/>
        </w:r>
        <w:r w:rsidR="00883CE9" w:rsidRPr="00F113A6">
          <w:rPr>
            <w:rStyle w:val="Hyperlink"/>
            <w:noProof/>
          </w:rPr>
          <w:instrText xml:space="preserve"> </w:instrText>
        </w:r>
        <w:r w:rsidR="00883CE9">
          <w:rPr>
            <w:noProof/>
          </w:rPr>
          <w:instrText>HYPERLINK \l "_Toc501116505"</w:instrText>
        </w:r>
        <w:r w:rsidR="00883CE9" w:rsidRPr="00F113A6">
          <w:rPr>
            <w:rStyle w:val="Hyperlink"/>
            <w:noProof/>
          </w:rPr>
          <w:instrText xml:space="preserve"> </w:instrText>
        </w:r>
        <w:r w:rsidR="00883CE9" w:rsidRPr="00F113A6">
          <w:rPr>
            <w:rStyle w:val="Hyperlink"/>
            <w:noProof/>
          </w:rPr>
          <w:fldChar w:fldCharType="separate"/>
        </w:r>
        <w:r w:rsidR="00883CE9" w:rsidRPr="00F113A6">
          <w:rPr>
            <w:rStyle w:val="Hyperlink"/>
            <w:noProof/>
          </w:rPr>
          <w:t>Figure 1: Vacant Seat Detector System Flowchart</w:t>
        </w:r>
        <w:r w:rsidR="00883CE9">
          <w:rPr>
            <w:noProof/>
            <w:webHidden/>
          </w:rPr>
          <w:tab/>
        </w:r>
        <w:r w:rsidR="00883CE9">
          <w:rPr>
            <w:noProof/>
            <w:webHidden/>
          </w:rPr>
          <w:fldChar w:fldCharType="begin"/>
        </w:r>
        <w:r w:rsidR="00883CE9">
          <w:rPr>
            <w:noProof/>
            <w:webHidden/>
          </w:rPr>
          <w:instrText xml:space="preserve"> PAGEREF _Toc501116505 \h </w:instrText>
        </w:r>
      </w:ins>
      <w:r w:rsidR="00883CE9">
        <w:rPr>
          <w:noProof/>
          <w:webHidden/>
        </w:rPr>
      </w:r>
      <w:r w:rsidR="00883CE9">
        <w:rPr>
          <w:noProof/>
          <w:webHidden/>
        </w:rPr>
        <w:fldChar w:fldCharType="separate"/>
      </w:r>
      <w:ins w:id="178" w:author="Mike Wang" w:date="2017-12-15T16:13:00Z">
        <w:r w:rsidR="007043C3">
          <w:rPr>
            <w:noProof/>
            <w:webHidden/>
          </w:rPr>
          <w:t>13</w:t>
        </w:r>
      </w:ins>
      <w:del w:id="179" w:author="Mike Wang" w:date="2017-12-15T16:10:00Z">
        <w:r w:rsidR="00DA2B6C" w:rsidDel="00DA2B6C">
          <w:rPr>
            <w:noProof/>
            <w:webHidden/>
          </w:rPr>
          <w:delText>15</w:delText>
        </w:r>
      </w:del>
      <w:ins w:id="180" w:author="Mike Wang" w:date="2017-12-15T15:52:00Z">
        <w:r w:rsidR="00883CE9">
          <w:rPr>
            <w:noProof/>
            <w:webHidden/>
          </w:rPr>
          <w:fldChar w:fldCharType="end"/>
        </w:r>
        <w:r w:rsidR="00883CE9" w:rsidRPr="00F113A6">
          <w:rPr>
            <w:rStyle w:val="Hyperlink"/>
            <w:noProof/>
          </w:rPr>
          <w:fldChar w:fldCharType="end"/>
        </w:r>
      </w:ins>
    </w:p>
    <w:p w14:paraId="01AC2937" w14:textId="17BF328A" w:rsidR="00883CE9" w:rsidRDefault="00883CE9">
      <w:pPr>
        <w:pStyle w:val="TableofFigures"/>
        <w:tabs>
          <w:tab w:val="right" w:leader="dot" w:pos="9350"/>
        </w:tabs>
        <w:rPr>
          <w:ins w:id="181" w:author="Mike Wang" w:date="2017-12-15T15:52:00Z"/>
          <w:rFonts w:asciiTheme="minorHAnsi" w:eastAsiaTheme="minorEastAsia" w:hAnsiTheme="minorHAnsi" w:cstheme="minorBidi"/>
          <w:noProof/>
          <w:color w:val="auto"/>
          <w:sz w:val="22"/>
          <w:szCs w:val="22"/>
        </w:rPr>
      </w:pPr>
      <w:ins w:id="182"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"_Toc501116506"</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2: CC3200, D6T, Logic Converter Multisim Schematic</w:t>
        </w:r>
        <w:r>
          <w:rPr>
            <w:noProof/>
            <w:webHidden/>
          </w:rPr>
          <w:tab/>
        </w:r>
        <w:r>
          <w:rPr>
            <w:noProof/>
            <w:webHidden/>
          </w:rPr>
          <w:fldChar w:fldCharType="begin"/>
        </w:r>
        <w:r>
          <w:rPr>
            <w:noProof/>
            <w:webHidden/>
          </w:rPr>
          <w:instrText xml:space="preserve"> PAGEREF _Toc501116506 \h </w:instrText>
        </w:r>
      </w:ins>
      <w:r>
        <w:rPr>
          <w:noProof/>
          <w:webHidden/>
        </w:rPr>
      </w:r>
      <w:r>
        <w:rPr>
          <w:noProof/>
          <w:webHidden/>
        </w:rPr>
        <w:fldChar w:fldCharType="separate"/>
      </w:r>
      <w:ins w:id="183" w:author="Mike Wang" w:date="2017-12-15T16:13:00Z">
        <w:r w:rsidR="007043C3">
          <w:rPr>
            <w:noProof/>
            <w:webHidden/>
          </w:rPr>
          <w:t>15</w:t>
        </w:r>
      </w:ins>
      <w:del w:id="184" w:author="Mike Wang" w:date="2017-12-15T16:10:00Z">
        <w:r w:rsidR="00DA2B6C" w:rsidDel="00DA2B6C">
          <w:rPr>
            <w:noProof/>
            <w:webHidden/>
          </w:rPr>
          <w:delText>17</w:delText>
        </w:r>
      </w:del>
      <w:ins w:id="185" w:author="Mike Wang" w:date="2017-12-15T15:52:00Z">
        <w:r>
          <w:rPr>
            <w:noProof/>
            <w:webHidden/>
          </w:rPr>
          <w:fldChar w:fldCharType="end"/>
        </w:r>
        <w:r w:rsidRPr="00F113A6">
          <w:rPr>
            <w:rStyle w:val="Hyperlink"/>
            <w:noProof/>
          </w:rPr>
          <w:fldChar w:fldCharType="end"/>
        </w:r>
      </w:ins>
    </w:p>
    <w:p w14:paraId="44B5C213" w14:textId="04DDFAEB" w:rsidR="00883CE9" w:rsidRDefault="00883CE9">
      <w:pPr>
        <w:pStyle w:val="TableofFigures"/>
        <w:tabs>
          <w:tab w:val="right" w:leader="dot" w:pos="9350"/>
        </w:tabs>
        <w:rPr>
          <w:ins w:id="186" w:author="Mike Wang" w:date="2017-12-15T15:52:00Z"/>
          <w:rFonts w:asciiTheme="minorHAnsi" w:eastAsiaTheme="minorEastAsia" w:hAnsiTheme="minorHAnsi" w:cstheme="minorBidi"/>
          <w:noProof/>
          <w:color w:val="auto"/>
          <w:sz w:val="22"/>
          <w:szCs w:val="22"/>
        </w:rPr>
      </w:pPr>
      <w:ins w:id="187"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"_Toc501116507"</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3:PCB interconnect</w:t>
        </w:r>
        <w:r>
          <w:rPr>
            <w:noProof/>
            <w:webHidden/>
          </w:rPr>
          <w:tab/>
        </w:r>
        <w:r>
          <w:rPr>
            <w:noProof/>
            <w:webHidden/>
          </w:rPr>
          <w:fldChar w:fldCharType="begin"/>
        </w:r>
        <w:r>
          <w:rPr>
            <w:noProof/>
            <w:webHidden/>
          </w:rPr>
          <w:instrText xml:space="preserve"> PAGEREF _Toc501116507 \h </w:instrText>
        </w:r>
      </w:ins>
      <w:r>
        <w:rPr>
          <w:noProof/>
          <w:webHidden/>
        </w:rPr>
      </w:r>
      <w:r>
        <w:rPr>
          <w:noProof/>
          <w:webHidden/>
        </w:rPr>
        <w:fldChar w:fldCharType="separate"/>
      </w:r>
      <w:ins w:id="188" w:author="Mike Wang" w:date="2017-12-15T16:13:00Z">
        <w:r w:rsidR="007043C3">
          <w:rPr>
            <w:noProof/>
            <w:webHidden/>
          </w:rPr>
          <w:t>16</w:t>
        </w:r>
      </w:ins>
      <w:del w:id="189" w:author="Mike Wang" w:date="2017-12-15T16:10:00Z">
        <w:r w:rsidR="00DA2B6C" w:rsidDel="00DA2B6C">
          <w:rPr>
            <w:noProof/>
            <w:webHidden/>
          </w:rPr>
          <w:delText>18</w:delText>
        </w:r>
      </w:del>
      <w:ins w:id="190" w:author="Mike Wang" w:date="2017-12-15T15:52:00Z">
        <w:r>
          <w:rPr>
            <w:noProof/>
            <w:webHidden/>
          </w:rPr>
          <w:fldChar w:fldCharType="end"/>
        </w:r>
        <w:r w:rsidRPr="00F113A6">
          <w:rPr>
            <w:rStyle w:val="Hyperlink"/>
            <w:noProof/>
          </w:rPr>
          <w:fldChar w:fldCharType="end"/>
        </w:r>
      </w:ins>
    </w:p>
    <w:p w14:paraId="0BE33B5C" w14:textId="51D0A6A4" w:rsidR="00883CE9" w:rsidRDefault="00883CE9">
      <w:pPr>
        <w:pStyle w:val="TableofFigures"/>
        <w:tabs>
          <w:tab w:val="right" w:leader="dot" w:pos="9350"/>
        </w:tabs>
        <w:rPr>
          <w:ins w:id="191" w:author="Mike Wang" w:date="2017-12-15T15:52:00Z"/>
          <w:rFonts w:asciiTheme="minorHAnsi" w:eastAsiaTheme="minorEastAsia" w:hAnsiTheme="minorHAnsi" w:cstheme="minorBidi"/>
          <w:noProof/>
          <w:color w:val="auto"/>
          <w:sz w:val="22"/>
          <w:szCs w:val="22"/>
        </w:rPr>
      </w:pPr>
      <w:ins w:id="192"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"_Toc501116508"</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4: 3D Printed Case-1</w:t>
        </w:r>
        <w:r>
          <w:rPr>
            <w:noProof/>
            <w:webHidden/>
          </w:rPr>
          <w:tab/>
        </w:r>
        <w:r>
          <w:rPr>
            <w:noProof/>
            <w:webHidden/>
          </w:rPr>
          <w:fldChar w:fldCharType="begin"/>
        </w:r>
        <w:r>
          <w:rPr>
            <w:noProof/>
            <w:webHidden/>
          </w:rPr>
          <w:instrText xml:space="preserve"> PAGEREF _Toc501116508 \h </w:instrText>
        </w:r>
      </w:ins>
      <w:r>
        <w:rPr>
          <w:noProof/>
          <w:webHidden/>
        </w:rPr>
      </w:r>
      <w:r>
        <w:rPr>
          <w:noProof/>
          <w:webHidden/>
        </w:rPr>
        <w:fldChar w:fldCharType="separate"/>
      </w:r>
      <w:ins w:id="193" w:author="Mike Wang" w:date="2017-12-15T16:13:00Z">
        <w:r w:rsidR="007043C3">
          <w:rPr>
            <w:noProof/>
            <w:webHidden/>
          </w:rPr>
          <w:t>17</w:t>
        </w:r>
      </w:ins>
      <w:del w:id="194" w:author="Mike Wang" w:date="2017-12-15T16:10:00Z">
        <w:r w:rsidR="00DA2B6C" w:rsidDel="00DA2B6C">
          <w:rPr>
            <w:noProof/>
            <w:webHidden/>
          </w:rPr>
          <w:delText>19</w:delText>
        </w:r>
      </w:del>
      <w:ins w:id="195" w:author="Mike Wang" w:date="2017-12-15T15:52:00Z">
        <w:r>
          <w:rPr>
            <w:noProof/>
            <w:webHidden/>
          </w:rPr>
          <w:fldChar w:fldCharType="end"/>
        </w:r>
        <w:r w:rsidRPr="00F113A6">
          <w:rPr>
            <w:rStyle w:val="Hyperlink"/>
            <w:noProof/>
          </w:rPr>
          <w:fldChar w:fldCharType="end"/>
        </w:r>
      </w:ins>
    </w:p>
    <w:p w14:paraId="2768E47B" w14:textId="29B66D5A" w:rsidR="00883CE9" w:rsidRDefault="00883CE9">
      <w:pPr>
        <w:pStyle w:val="TableofFigures"/>
        <w:tabs>
          <w:tab w:val="right" w:leader="dot" w:pos="9350"/>
        </w:tabs>
        <w:rPr>
          <w:ins w:id="196" w:author="Mike Wang" w:date="2017-12-15T15:52:00Z"/>
          <w:rFonts w:asciiTheme="minorHAnsi" w:eastAsiaTheme="minorEastAsia" w:hAnsiTheme="minorHAnsi" w:cstheme="minorBidi"/>
          <w:noProof/>
          <w:color w:val="auto"/>
          <w:sz w:val="22"/>
          <w:szCs w:val="22"/>
        </w:rPr>
      </w:pPr>
      <w:ins w:id="197"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"_Toc501116509"</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5: 3D Printed Case-2</w:t>
        </w:r>
        <w:r>
          <w:rPr>
            <w:noProof/>
            <w:webHidden/>
          </w:rPr>
          <w:tab/>
        </w:r>
        <w:r>
          <w:rPr>
            <w:noProof/>
            <w:webHidden/>
          </w:rPr>
          <w:fldChar w:fldCharType="begin"/>
        </w:r>
        <w:r>
          <w:rPr>
            <w:noProof/>
            <w:webHidden/>
          </w:rPr>
          <w:instrText xml:space="preserve"> PAGEREF _Toc501116509 \h </w:instrText>
        </w:r>
      </w:ins>
      <w:r>
        <w:rPr>
          <w:noProof/>
          <w:webHidden/>
        </w:rPr>
      </w:r>
      <w:r>
        <w:rPr>
          <w:noProof/>
          <w:webHidden/>
        </w:rPr>
        <w:fldChar w:fldCharType="separate"/>
      </w:r>
      <w:ins w:id="198" w:author="Mike Wang" w:date="2017-12-15T16:13:00Z">
        <w:r w:rsidR="007043C3">
          <w:rPr>
            <w:noProof/>
            <w:webHidden/>
          </w:rPr>
          <w:t>18</w:t>
        </w:r>
      </w:ins>
      <w:del w:id="199" w:author="Mike Wang" w:date="2017-12-15T16:10:00Z">
        <w:r w:rsidR="00DA2B6C" w:rsidDel="00DA2B6C">
          <w:rPr>
            <w:noProof/>
            <w:webHidden/>
          </w:rPr>
          <w:delText>20</w:delText>
        </w:r>
      </w:del>
      <w:ins w:id="200" w:author="Mike Wang" w:date="2017-12-15T15:52:00Z">
        <w:r>
          <w:rPr>
            <w:noProof/>
            <w:webHidden/>
          </w:rPr>
          <w:fldChar w:fldCharType="end"/>
        </w:r>
        <w:r w:rsidRPr="00F113A6">
          <w:rPr>
            <w:rStyle w:val="Hyperlink"/>
            <w:noProof/>
          </w:rPr>
          <w:fldChar w:fldCharType="end"/>
        </w:r>
      </w:ins>
    </w:p>
    <w:p w14:paraId="7E121507" w14:textId="1BB2C8E5" w:rsidR="00883CE9" w:rsidRDefault="00883CE9">
      <w:pPr>
        <w:pStyle w:val="TableofFigures"/>
        <w:tabs>
          <w:tab w:val="right" w:leader="dot" w:pos="9350"/>
        </w:tabs>
        <w:rPr>
          <w:ins w:id="201" w:author="Mike Wang" w:date="2017-12-15T15:52:00Z"/>
          <w:rFonts w:asciiTheme="minorHAnsi" w:eastAsiaTheme="minorEastAsia" w:hAnsiTheme="minorHAnsi" w:cstheme="minorBidi"/>
          <w:noProof/>
          <w:color w:val="auto"/>
          <w:sz w:val="22"/>
          <w:szCs w:val="22"/>
        </w:rPr>
      </w:pPr>
      <w:ins w:id="202"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"_Toc501116510"</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6: I2C Timing</w:t>
        </w:r>
        <w:r>
          <w:rPr>
            <w:noProof/>
            <w:webHidden/>
          </w:rPr>
          <w:tab/>
        </w:r>
        <w:r>
          <w:rPr>
            <w:noProof/>
            <w:webHidden/>
          </w:rPr>
          <w:fldChar w:fldCharType="begin"/>
        </w:r>
        <w:r>
          <w:rPr>
            <w:noProof/>
            <w:webHidden/>
          </w:rPr>
          <w:instrText xml:space="preserve"> PAGEREF _Toc501116510 \h </w:instrText>
        </w:r>
      </w:ins>
      <w:r>
        <w:rPr>
          <w:noProof/>
          <w:webHidden/>
        </w:rPr>
      </w:r>
      <w:r>
        <w:rPr>
          <w:noProof/>
          <w:webHidden/>
        </w:rPr>
        <w:fldChar w:fldCharType="separate"/>
      </w:r>
      <w:ins w:id="203" w:author="Mike Wang" w:date="2017-12-15T16:13:00Z">
        <w:r w:rsidR="007043C3">
          <w:rPr>
            <w:noProof/>
            <w:webHidden/>
          </w:rPr>
          <w:t>19</w:t>
        </w:r>
      </w:ins>
      <w:del w:id="204" w:author="Mike Wang" w:date="2017-12-15T16:10:00Z">
        <w:r w:rsidR="00DA2B6C" w:rsidDel="00DA2B6C">
          <w:rPr>
            <w:noProof/>
            <w:webHidden/>
          </w:rPr>
          <w:delText>21</w:delText>
        </w:r>
      </w:del>
      <w:ins w:id="205" w:author="Mike Wang" w:date="2017-12-15T15:52:00Z">
        <w:r>
          <w:rPr>
            <w:noProof/>
            <w:webHidden/>
          </w:rPr>
          <w:fldChar w:fldCharType="end"/>
        </w:r>
        <w:r w:rsidRPr="00F113A6">
          <w:rPr>
            <w:rStyle w:val="Hyperlink"/>
            <w:noProof/>
          </w:rPr>
          <w:fldChar w:fldCharType="end"/>
        </w:r>
      </w:ins>
    </w:p>
    <w:p w14:paraId="16BD9F49" w14:textId="6E6C04AA" w:rsidR="00883CE9" w:rsidRDefault="00883CE9">
      <w:pPr>
        <w:pStyle w:val="TableofFigures"/>
        <w:tabs>
          <w:tab w:val="right" w:leader="dot" w:pos="9350"/>
        </w:tabs>
        <w:rPr>
          <w:ins w:id="206" w:author="Mike Wang" w:date="2017-12-15T15:52:00Z"/>
          <w:rFonts w:asciiTheme="minorHAnsi" w:eastAsiaTheme="minorEastAsia" w:hAnsiTheme="minorHAnsi" w:cstheme="minorBidi"/>
          <w:noProof/>
          <w:color w:val="auto"/>
          <w:sz w:val="22"/>
          <w:szCs w:val="22"/>
        </w:rPr>
      </w:pPr>
      <w:ins w:id="207"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"_Toc501116511"</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7: I2C Code Segment</w:t>
        </w:r>
        <w:r>
          <w:rPr>
            <w:noProof/>
            <w:webHidden/>
          </w:rPr>
          <w:tab/>
        </w:r>
        <w:r>
          <w:rPr>
            <w:noProof/>
            <w:webHidden/>
          </w:rPr>
          <w:fldChar w:fldCharType="begin"/>
        </w:r>
        <w:r>
          <w:rPr>
            <w:noProof/>
            <w:webHidden/>
          </w:rPr>
          <w:instrText xml:space="preserve"> PAGEREF _Toc501116511 \h </w:instrText>
        </w:r>
      </w:ins>
      <w:r>
        <w:rPr>
          <w:noProof/>
          <w:webHidden/>
        </w:rPr>
      </w:r>
      <w:r>
        <w:rPr>
          <w:noProof/>
          <w:webHidden/>
        </w:rPr>
        <w:fldChar w:fldCharType="separate"/>
      </w:r>
      <w:ins w:id="208" w:author="Mike Wang" w:date="2017-12-15T16:13:00Z">
        <w:r w:rsidR="007043C3">
          <w:rPr>
            <w:noProof/>
            <w:webHidden/>
          </w:rPr>
          <w:t>19</w:t>
        </w:r>
      </w:ins>
      <w:del w:id="209" w:author="Mike Wang" w:date="2017-12-15T16:10:00Z">
        <w:r w:rsidR="00DA2B6C" w:rsidDel="00DA2B6C">
          <w:rPr>
            <w:noProof/>
            <w:webHidden/>
          </w:rPr>
          <w:delText>21</w:delText>
        </w:r>
      </w:del>
      <w:ins w:id="210" w:author="Mike Wang" w:date="2017-12-15T15:52:00Z">
        <w:r>
          <w:rPr>
            <w:noProof/>
            <w:webHidden/>
          </w:rPr>
          <w:fldChar w:fldCharType="end"/>
        </w:r>
        <w:r w:rsidRPr="00F113A6">
          <w:rPr>
            <w:rStyle w:val="Hyperlink"/>
            <w:noProof/>
          </w:rPr>
          <w:fldChar w:fldCharType="end"/>
        </w:r>
      </w:ins>
    </w:p>
    <w:p w14:paraId="0394832C" w14:textId="1AE7D37F" w:rsidR="00883CE9" w:rsidRDefault="00883CE9">
      <w:pPr>
        <w:pStyle w:val="TableofFigures"/>
        <w:tabs>
          <w:tab w:val="right" w:leader="dot" w:pos="9350"/>
        </w:tabs>
        <w:rPr>
          <w:ins w:id="211" w:author="Mike Wang" w:date="2017-12-15T15:52:00Z"/>
          <w:rFonts w:asciiTheme="minorHAnsi" w:eastAsiaTheme="minorEastAsia" w:hAnsiTheme="minorHAnsi" w:cstheme="minorBidi"/>
          <w:noProof/>
          <w:color w:val="auto"/>
          <w:sz w:val="22"/>
          <w:szCs w:val="22"/>
        </w:rPr>
      </w:pPr>
      <w:ins w:id="212"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"_Toc501116512"</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8:Website Showcase 1</w:t>
        </w:r>
        <w:r>
          <w:rPr>
            <w:noProof/>
            <w:webHidden/>
          </w:rPr>
          <w:tab/>
        </w:r>
        <w:r>
          <w:rPr>
            <w:noProof/>
            <w:webHidden/>
          </w:rPr>
          <w:fldChar w:fldCharType="begin"/>
        </w:r>
        <w:r>
          <w:rPr>
            <w:noProof/>
            <w:webHidden/>
          </w:rPr>
          <w:instrText xml:space="preserve"> PAGEREF _Toc501116512 \h </w:instrText>
        </w:r>
      </w:ins>
      <w:r>
        <w:rPr>
          <w:noProof/>
          <w:webHidden/>
        </w:rPr>
      </w:r>
      <w:r>
        <w:rPr>
          <w:noProof/>
          <w:webHidden/>
        </w:rPr>
        <w:fldChar w:fldCharType="separate"/>
      </w:r>
      <w:ins w:id="213" w:author="Mike Wang" w:date="2017-12-15T16:13:00Z">
        <w:r w:rsidR="007043C3">
          <w:rPr>
            <w:noProof/>
            <w:webHidden/>
          </w:rPr>
          <w:t>21</w:t>
        </w:r>
      </w:ins>
      <w:del w:id="214" w:author="Mike Wang" w:date="2017-12-15T16:10:00Z">
        <w:r w:rsidR="00DA2B6C" w:rsidDel="00DA2B6C">
          <w:rPr>
            <w:noProof/>
            <w:webHidden/>
          </w:rPr>
          <w:delText>23</w:delText>
        </w:r>
      </w:del>
      <w:ins w:id="215" w:author="Mike Wang" w:date="2017-12-15T15:52:00Z">
        <w:r>
          <w:rPr>
            <w:noProof/>
            <w:webHidden/>
          </w:rPr>
          <w:fldChar w:fldCharType="end"/>
        </w:r>
        <w:r w:rsidRPr="00F113A6">
          <w:rPr>
            <w:rStyle w:val="Hyperlink"/>
            <w:noProof/>
          </w:rPr>
          <w:fldChar w:fldCharType="end"/>
        </w:r>
      </w:ins>
    </w:p>
    <w:p w14:paraId="7378E5AE" w14:textId="62CDE973" w:rsidR="00883CE9" w:rsidRDefault="00883CE9">
      <w:pPr>
        <w:pStyle w:val="TableofFigures"/>
        <w:tabs>
          <w:tab w:val="right" w:leader="dot" w:pos="9350"/>
        </w:tabs>
        <w:rPr>
          <w:ins w:id="216" w:author="Mike Wang" w:date="2017-12-15T15:52:00Z"/>
          <w:rFonts w:asciiTheme="minorHAnsi" w:eastAsiaTheme="minorEastAsia" w:hAnsiTheme="minorHAnsi" w:cstheme="minorBidi"/>
          <w:noProof/>
          <w:color w:val="auto"/>
          <w:sz w:val="22"/>
          <w:szCs w:val="22"/>
        </w:rPr>
      </w:pPr>
      <w:ins w:id="217"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"_Toc501116513"</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9:Website Showcase 2</w:t>
        </w:r>
        <w:r>
          <w:rPr>
            <w:noProof/>
            <w:webHidden/>
          </w:rPr>
          <w:tab/>
        </w:r>
        <w:r>
          <w:rPr>
            <w:noProof/>
            <w:webHidden/>
          </w:rPr>
          <w:fldChar w:fldCharType="begin"/>
        </w:r>
        <w:r>
          <w:rPr>
            <w:noProof/>
            <w:webHidden/>
          </w:rPr>
          <w:instrText xml:space="preserve"> PAGEREF _Toc501116513 \h </w:instrText>
        </w:r>
      </w:ins>
      <w:r>
        <w:rPr>
          <w:noProof/>
          <w:webHidden/>
        </w:rPr>
      </w:r>
      <w:r>
        <w:rPr>
          <w:noProof/>
          <w:webHidden/>
        </w:rPr>
        <w:fldChar w:fldCharType="separate"/>
      </w:r>
      <w:ins w:id="218" w:author="Mike Wang" w:date="2017-12-15T16:13:00Z">
        <w:r w:rsidR="007043C3">
          <w:rPr>
            <w:noProof/>
            <w:webHidden/>
          </w:rPr>
          <w:t>22</w:t>
        </w:r>
      </w:ins>
      <w:del w:id="219" w:author="Mike Wang" w:date="2017-12-15T16:10:00Z">
        <w:r w:rsidR="00DA2B6C" w:rsidDel="00DA2B6C">
          <w:rPr>
            <w:noProof/>
            <w:webHidden/>
          </w:rPr>
          <w:delText>24</w:delText>
        </w:r>
      </w:del>
      <w:ins w:id="220" w:author="Mike Wang" w:date="2017-12-15T15:52:00Z">
        <w:r>
          <w:rPr>
            <w:noProof/>
            <w:webHidden/>
          </w:rPr>
          <w:fldChar w:fldCharType="end"/>
        </w:r>
        <w:r w:rsidRPr="00F113A6">
          <w:rPr>
            <w:rStyle w:val="Hyperlink"/>
            <w:noProof/>
          </w:rPr>
          <w:fldChar w:fldCharType="end"/>
        </w:r>
      </w:ins>
    </w:p>
    <w:p w14:paraId="001034FB" w14:textId="6005C159" w:rsidR="00883CE9" w:rsidRDefault="00883CE9">
      <w:pPr>
        <w:pStyle w:val="TableofFigures"/>
        <w:tabs>
          <w:tab w:val="right" w:leader="dot" w:pos="9350"/>
        </w:tabs>
        <w:rPr>
          <w:ins w:id="221" w:author="Mike Wang" w:date="2017-12-15T15:52:00Z"/>
          <w:rFonts w:asciiTheme="minorHAnsi" w:eastAsiaTheme="minorEastAsia" w:hAnsiTheme="minorHAnsi" w:cstheme="minorBidi"/>
          <w:noProof/>
          <w:color w:val="auto"/>
          <w:sz w:val="22"/>
          <w:szCs w:val="22"/>
        </w:rPr>
      </w:pPr>
      <w:ins w:id="222" w:author="Mike Wang" w:date="2017-12-15T15:52:00Z">
        <w:r w:rsidRPr="00F113A6">
          <w:rPr>
            <w:rStyle w:val="Hyperlink"/>
            <w:noProof/>
          </w:rPr>
          <w:lastRenderedPageBreak/>
          <w:fldChar w:fldCharType="begin"/>
        </w:r>
        <w:r w:rsidRPr="00F113A6">
          <w:rPr>
            <w:rStyle w:val="Hyperlink"/>
            <w:noProof/>
          </w:rPr>
          <w:instrText xml:space="preserve"> </w:instrText>
        </w:r>
        <w:r>
          <w:rPr>
            <w:noProof/>
          </w:rPr>
          <w:instrText>HYPERLINK \l "_Toc501116514"</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10:CCS Styling</w:t>
        </w:r>
        <w:r>
          <w:rPr>
            <w:noProof/>
            <w:webHidden/>
          </w:rPr>
          <w:tab/>
        </w:r>
        <w:r>
          <w:rPr>
            <w:noProof/>
            <w:webHidden/>
          </w:rPr>
          <w:fldChar w:fldCharType="begin"/>
        </w:r>
        <w:r>
          <w:rPr>
            <w:noProof/>
            <w:webHidden/>
          </w:rPr>
          <w:instrText xml:space="preserve"> PAGEREF _Toc501116514 \h </w:instrText>
        </w:r>
      </w:ins>
      <w:r>
        <w:rPr>
          <w:noProof/>
          <w:webHidden/>
        </w:rPr>
      </w:r>
      <w:r>
        <w:rPr>
          <w:noProof/>
          <w:webHidden/>
        </w:rPr>
        <w:fldChar w:fldCharType="separate"/>
      </w:r>
      <w:ins w:id="223" w:author="Mike Wang" w:date="2017-12-15T16:13:00Z">
        <w:r w:rsidR="007043C3">
          <w:rPr>
            <w:noProof/>
            <w:webHidden/>
          </w:rPr>
          <w:t>23</w:t>
        </w:r>
      </w:ins>
      <w:del w:id="224" w:author="Mike Wang" w:date="2017-12-15T16:10:00Z">
        <w:r w:rsidR="00DA2B6C" w:rsidDel="00DA2B6C">
          <w:rPr>
            <w:noProof/>
            <w:webHidden/>
          </w:rPr>
          <w:delText>25</w:delText>
        </w:r>
      </w:del>
      <w:ins w:id="225" w:author="Mike Wang" w:date="2017-12-15T15:52:00Z">
        <w:r>
          <w:rPr>
            <w:noProof/>
            <w:webHidden/>
          </w:rPr>
          <w:fldChar w:fldCharType="end"/>
        </w:r>
        <w:r w:rsidRPr="00F113A6">
          <w:rPr>
            <w:rStyle w:val="Hyperlink"/>
            <w:noProof/>
          </w:rPr>
          <w:fldChar w:fldCharType="end"/>
        </w:r>
      </w:ins>
    </w:p>
    <w:p w14:paraId="08CD42E6" w14:textId="7BBAEB81" w:rsidR="00883CE9" w:rsidRDefault="00883CE9">
      <w:pPr>
        <w:pStyle w:val="TableofFigures"/>
        <w:tabs>
          <w:tab w:val="right" w:leader="dot" w:pos="9350"/>
        </w:tabs>
        <w:rPr>
          <w:ins w:id="226" w:author="Mike Wang" w:date="2017-12-15T15:52:00Z"/>
          <w:rFonts w:asciiTheme="minorHAnsi" w:eastAsiaTheme="minorEastAsia" w:hAnsiTheme="minorHAnsi" w:cstheme="minorBidi"/>
          <w:noProof/>
          <w:color w:val="auto"/>
          <w:sz w:val="22"/>
          <w:szCs w:val="22"/>
        </w:rPr>
      </w:pPr>
      <w:ins w:id="227"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"_Toc501116515"</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11: LED Indicator</w:t>
        </w:r>
        <w:r>
          <w:rPr>
            <w:noProof/>
            <w:webHidden/>
          </w:rPr>
          <w:tab/>
        </w:r>
        <w:r>
          <w:rPr>
            <w:noProof/>
            <w:webHidden/>
          </w:rPr>
          <w:fldChar w:fldCharType="begin"/>
        </w:r>
        <w:r>
          <w:rPr>
            <w:noProof/>
            <w:webHidden/>
          </w:rPr>
          <w:instrText xml:space="preserve"> PAGEREF _Toc501116515 \h </w:instrText>
        </w:r>
      </w:ins>
      <w:r>
        <w:rPr>
          <w:noProof/>
          <w:webHidden/>
        </w:rPr>
      </w:r>
      <w:r>
        <w:rPr>
          <w:noProof/>
          <w:webHidden/>
        </w:rPr>
        <w:fldChar w:fldCharType="separate"/>
      </w:r>
      <w:ins w:id="228" w:author="Mike Wang" w:date="2017-12-15T16:13:00Z">
        <w:r w:rsidR="007043C3">
          <w:rPr>
            <w:noProof/>
            <w:webHidden/>
          </w:rPr>
          <w:t>23</w:t>
        </w:r>
      </w:ins>
      <w:del w:id="229" w:author="Mike Wang" w:date="2017-12-15T16:10:00Z">
        <w:r w:rsidR="00DA2B6C" w:rsidDel="00DA2B6C">
          <w:rPr>
            <w:noProof/>
            <w:webHidden/>
          </w:rPr>
          <w:delText>25</w:delText>
        </w:r>
      </w:del>
      <w:ins w:id="230" w:author="Mike Wang" w:date="2017-12-15T15:52:00Z">
        <w:r>
          <w:rPr>
            <w:noProof/>
            <w:webHidden/>
          </w:rPr>
          <w:fldChar w:fldCharType="end"/>
        </w:r>
        <w:r w:rsidRPr="00F113A6">
          <w:rPr>
            <w:rStyle w:val="Hyperlink"/>
            <w:noProof/>
          </w:rPr>
          <w:fldChar w:fldCharType="end"/>
        </w:r>
      </w:ins>
    </w:p>
    <w:p w14:paraId="458C307F" w14:textId="3B4C31C1" w:rsidR="00883CE9" w:rsidRDefault="00883CE9">
      <w:pPr>
        <w:pStyle w:val="TableofFigures"/>
        <w:tabs>
          <w:tab w:val="right" w:leader="dot" w:pos="9350"/>
        </w:tabs>
        <w:rPr>
          <w:ins w:id="231" w:author="Mike Wang" w:date="2017-12-15T15:52:00Z"/>
          <w:rFonts w:asciiTheme="minorHAnsi" w:eastAsiaTheme="minorEastAsia" w:hAnsiTheme="minorHAnsi" w:cstheme="minorBidi"/>
          <w:noProof/>
          <w:color w:val="auto"/>
          <w:sz w:val="22"/>
          <w:szCs w:val="22"/>
        </w:rPr>
      </w:pPr>
      <w:ins w:id="232"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"_Toc501116516"</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12:MQTT Receiver 1</w:t>
        </w:r>
        <w:r>
          <w:rPr>
            <w:noProof/>
            <w:webHidden/>
          </w:rPr>
          <w:tab/>
        </w:r>
        <w:r>
          <w:rPr>
            <w:noProof/>
            <w:webHidden/>
          </w:rPr>
          <w:fldChar w:fldCharType="begin"/>
        </w:r>
        <w:r>
          <w:rPr>
            <w:noProof/>
            <w:webHidden/>
          </w:rPr>
          <w:instrText xml:space="preserve"> PAGEREF _Toc501116516 \h </w:instrText>
        </w:r>
      </w:ins>
      <w:r>
        <w:rPr>
          <w:noProof/>
          <w:webHidden/>
        </w:rPr>
      </w:r>
      <w:r>
        <w:rPr>
          <w:noProof/>
          <w:webHidden/>
        </w:rPr>
        <w:fldChar w:fldCharType="separate"/>
      </w:r>
      <w:ins w:id="233" w:author="Mike Wang" w:date="2017-12-15T16:13:00Z">
        <w:r w:rsidR="007043C3">
          <w:rPr>
            <w:noProof/>
            <w:webHidden/>
          </w:rPr>
          <w:t>24</w:t>
        </w:r>
      </w:ins>
      <w:del w:id="234" w:author="Mike Wang" w:date="2017-12-15T16:10:00Z">
        <w:r w:rsidR="00DA2B6C" w:rsidDel="00DA2B6C">
          <w:rPr>
            <w:noProof/>
            <w:webHidden/>
          </w:rPr>
          <w:delText>26</w:delText>
        </w:r>
      </w:del>
      <w:ins w:id="235" w:author="Mike Wang" w:date="2017-12-15T15:52:00Z">
        <w:r>
          <w:rPr>
            <w:noProof/>
            <w:webHidden/>
          </w:rPr>
          <w:fldChar w:fldCharType="end"/>
        </w:r>
        <w:r w:rsidRPr="00F113A6">
          <w:rPr>
            <w:rStyle w:val="Hyperlink"/>
            <w:noProof/>
          </w:rPr>
          <w:fldChar w:fldCharType="end"/>
        </w:r>
      </w:ins>
    </w:p>
    <w:p w14:paraId="2E2D4F73" w14:textId="0BC37EFF" w:rsidR="00883CE9" w:rsidRDefault="00883CE9">
      <w:pPr>
        <w:pStyle w:val="TableofFigures"/>
        <w:tabs>
          <w:tab w:val="right" w:leader="dot" w:pos="9350"/>
        </w:tabs>
        <w:rPr>
          <w:ins w:id="236" w:author="Mike Wang" w:date="2017-12-15T15:52:00Z"/>
          <w:rFonts w:asciiTheme="minorHAnsi" w:eastAsiaTheme="minorEastAsia" w:hAnsiTheme="minorHAnsi" w:cstheme="minorBidi"/>
          <w:noProof/>
          <w:color w:val="auto"/>
          <w:sz w:val="22"/>
          <w:szCs w:val="22"/>
        </w:rPr>
      </w:pPr>
      <w:ins w:id="237"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"_Toc501116517"</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13:MQTT Receiver 2</w:t>
        </w:r>
        <w:r>
          <w:rPr>
            <w:noProof/>
            <w:webHidden/>
          </w:rPr>
          <w:tab/>
        </w:r>
        <w:r>
          <w:rPr>
            <w:noProof/>
            <w:webHidden/>
          </w:rPr>
          <w:fldChar w:fldCharType="begin"/>
        </w:r>
        <w:r>
          <w:rPr>
            <w:noProof/>
            <w:webHidden/>
          </w:rPr>
          <w:instrText xml:space="preserve"> PAGEREF _Toc501116517 \h </w:instrText>
        </w:r>
      </w:ins>
      <w:r>
        <w:rPr>
          <w:noProof/>
          <w:webHidden/>
        </w:rPr>
      </w:r>
      <w:r>
        <w:rPr>
          <w:noProof/>
          <w:webHidden/>
        </w:rPr>
        <w:fldChar w:fldCharType="separate"/>
      </w:r>
      <w:ins w:id="238" w:author="Mike Wang" w:date="2017-12-15T16:13:00Z">
        <w:r w:rsidR="007043C3">
          <w:rPr>
            <w:noProof/>
            <w:webHidden/>
          </w:rPr>
          <w:t>24</w:t>
        </w:r>
      </w:ins>
      <w:del w:id="239" w:author="Mike Wang" w:date="2017-12-15T16:10:00Z">
        <w:r w:rsidR="00DA2B6C" w:rsidDel="00DA2B6C">
          <w:rPr>
            <w:noProof/>
            <w:webHidden/>
          </w:rPr>
          <w:delText>26</w:delText>
        </w:r>
      </w:del>
      <w:ins w:id="240" w:author="Mike Wang" w:date="2017-12-15T15:52:00Z">
        <w:r>
          <w:rPr>
            <w:noProof/>
            <w:webHidden/>
          </w:rPr>
          <w:fldChar w:fldCharType="end"/>
        </w:r>
        <w:r w:rsidRPr="00F113A6">
          <w:rPr>
            <w:rStyle w:val="Hyperlink"/>
            <w:noProof/>
          </w:rPr>
          <w:fldChar w:fldCharType="end"/>
        </w:r>
      </w:ins>
    </w:p>
    <w:p w14:paraId="1B4DB1D7" w14:textId="1D62DF20" w:rsidR="00883CE9" w:rsidRDefault="00883CE9">
      <w:pPr>
        <w:pStyle w:val="TableofFigures"/>
        <w:tabs>
          <w:tab w:val="right" w:leader="dot" w:pos="9350"/>
        </w:tabs>
        <w:rPr>
          <w:ins w:id="241" w:author="Mike Wang" w:date="2017-12-15T15:52:00Z"/>
          <w:rFonts w:asciiTheme="minorHAnsi" w:eastAsiaTheme="minorEastAsia" w:hAnsiTheme="minorHAnsi" w:cstheme="minorBidi"/>
          <w:noProof/>
          <w:color w:val="auto"/>
          <w:sz w:val="22"/>
          <w:szCs w:val="22"/>
        </w:rPr>
      </w:pPr>
      <w:ins w:id="242" w:author="Mike Wang" w:date="2017-12-15T15:52:00Z">
        <w:r w:rsidRPr="00F113A6">
          <w:rPr>
            <w:rStyle w:val="Hyperlink"/>
            <w:noProof/>
          </w:rPr>
          <w:fldChar w:fldCharType="begin"/>
        </w:r>
        <w:r w:rsidRPr="00F113A6">
          <w:rPr>
            <w:rStyle w:val="Hyperlink"/>
            <w:noProof/>
          </w:rPr>
          <w:instrText xml:space="preserve"> </w:instrText>
        </w:r>
        <w:r>
          <w:rPr>
            <w:noProof/>
          </w:rPr>
          <w:instrText>HYPERLINK "C:\\Users\\Mike Wang\\Downloads\\UVA Intelligent Seat Detecting System.docx" \l "_Toc501116518"</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14:Old Gantt Chart</w:t>
        </w:r>
        <w:r>
          <w:rPr>
            <w:noProof/>
            <w:webHidden/>
          </w:rPr>
          <w:tab/>
        </w:r>
        <w:r>
          <w:rPr>
            <w:noProof/>
            <w:webHidden/>
          </w:rPr>
          <w:fldChar w:fldCharType="begin"/>
        </w:r>
        <w:r>
          <w:rPr>
            <w:noProof/>
            <w:webHidden/>
          </w:rPr>
          <w:instrText xml:space="preserve"> PAGEREF _Toc501116518 \h </w:instrText>
        </w:r>
      </w:ins>
      <w:r>
        <w:rPr>
          <w:noProof/>
          <w:webHidden/>
        </w:rPr>
      </w:r>
      <w:r>
        <w:rPr>
          <w:noProof/>
          <w:webHidden/>
        </w:rPr>
        <w:fldChar w:fldCharType="separate"/>
      </w:r>
      <w:ins w:id="243" w:author="Mike Wang" w:date="2017-12-15T16:13:00Z">
        <w:r w:rsidR="007043C3">
          <w:rPr>
            <w:noProof/>
            <w:webHidden/>
          </w:rPr>
          <w:t>25</w:t>
        </w:r>
      </w:ins>
      <w:del w:id="244" w:author="Mike Wang" w:date="2017-12-15T16:10:00Z">
        <w:r w:rsidR="00DA2B6C" w:rsidDel="00DA2B6C">
          <w:rPr>
            <w:noProof/>
            <w:webHidden/>
          </w:rPr>
          <w:delText>27</w:delText>
        </w:r>
      </w:del>
      <w:ins w:id="245" w:author="Mike Wang" w:date="2017-12-15T15:52:00Z">
        <w:r>
          <w:rPr>
            <w:noProof/>
            <w:webHidden/>
          </w:rPr>
          <w:fldChar w:fldCharType="end"/>
        </w:r>
        <w:r w:rsidRPr="00F113A6">
          <w:rPr>
            <w:rStyle w:val="Hyperlink"/>
            <w:noProof/>
          </w:rPr>
          <w:fldChar w:fldCharType="end"/>
        </w:r>
      </w:ins>
    </w:p>
    <w:p w14:paraId="0EAC4E64" w14:textId="7BF16C75" w:rsidR="00883CE9" w:rsidRDefault="00883CE9">
      <w:pPr>
        <w:pStyle w:val="TableofFigures"/>
        <w:tabs>
          <w:tab w:val="right" w:leader="dot" w:pos="9350"/>
        </w:tabs>
        <w:rPr>
          <w:ins w:id="246" w:author="Mike Wang" w:date="2017-12-15T15:52:00Z"/>
          <w:rFonts w:asciiTheme="minorHAnsi" w:eastAsiaTheme="minorEastAsia" w:hAnsiTheme="minorHAnsi" w:cstheme="minorBidi"/>
          <w:noProof/>
          <w:color w:val="auto"/>
          <w:sz w:val="22"/>
          <w:szCs w:val="22"/>
        </w:rPr>
      </w:pPr>
      <w:ins w:id="247" w:author="Mike Wang" w:date="2017-12-15T15:52:00Z">
        <w:r w:rsidRPr="00F113A6">
          <w:rPr>
            <w:rStyle w:val="Hyperlink"/>
            <w:noProof/>
          </w:rPr>
          <w:fldChar w:fldCharType="begin"/>
        </w:r>
        <w:r w:rsidRPr="00F113A6">
          <w:rPr>
            <w:rStyle w:val="Hyperlink"/>
            <w:noProof/>
          </w:rPr>
          <w:instrText xml:space="preserve"> </w:instrText>
        </w:r>
        <w:r>
          <w:rPr>
            <w:noProof/>
          </w:rPr>
          <w:instrText>HYPERLINK "C:\\Users\\Mike Wang\\Downloads\\UVA Intelligent Seat Detecting System.docx" \l "_Toc501116519"</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15:updated Gantt Chart</w:t>
        </w:r>
        <w:r>
          <w:rPr>
            <w:noProof/>
            <w:webHidden/>
          </w:rPr>
          <w:tab/>
        </w:r>
        <w:r>
          <w:rPr>
            <w:noProof/>
            <w:webHidden/>
          </w:rPr>
          <w:fldChar w:fldCharType="begin"/>
        </w:r>
        <w:r>
          <w:rPr>
            <w:noProof/>
            <w:webHidden/>
          </w:rPr>
          <w:instrText xml:space="preserve"> PAGEREF _Toc501116519 \h </w:instrText>
        </w:r>
      </w:ins>
      <w:r>
        <w:rPr>
          <w:noProof/>
          <w:webHidden/>
        </w:rPr>
      </w:r>
      <w:r>
        <w:rPr>
          <w:noProof/>
          <w:webHidden/>
        </w:rPr>
        <w:fldChar w:fldCharType="separate"/>
      </w:r>
      <w:ins w:id="248" w:author="Mike Wang" w:date="2017-12-15T16:13:00Z">
        <w:r w:rsidR="007043C3">
          <w:rPr>
            <w:noProof/>
            <w:webHidden/>
          </w:rPr>
          <w:t>26</w:t>
        </w:r>
      </w:ins>
      <w:del w:id="249" w:author="Mike Wang" w:date="2017-12-15T16:10:00Z">
        <w:r w:rsidR="00DA2B6C" w:rsidDel="00DA2B6C">
          <w:rPr>
            <w:noProof/>
            <w:webHidden/>
          </w:rPr>
          <w:delText>28</w:delText>
        </w:r>
      </w:del>
      <w:ins w:id="250" w:author="Mike Wang" w:date="2017-12-15T15:52:00Z">
        <w:r>
          <w:rPr>
            <w:noProof/>
            <w:webHidden/>
          </w:rPr>
          <w:fldChar w:fldCharType="end"/>
        </w:r>
        <w:r w:rsidRPr="00F113A6">
          <w:rPr>
            <w:rStyle w:val="Hyperlink"/>
            <w:noProof/>
          </w:rPr>
          <w:fldChar w:fldCharType="end"/>
        </w:r>
      </w:ins>
    </w:p>
    <w:p w14:paraId="0347F82C" w14:textId="1F711D3A" w:rsidR="00883CE9" w:rsidRDefault="00883CE9">
      <w:pPr>
        <w:pStyle w:val="TableofFigures"/>
        <w:tabs>
          <w:tab w:val="right" w:leader="dot" w:pos="9350"/>
        </w:tabs>
        <w:rPr>
          <w:ins w:id="251" w:author="Mike Wang" w:date="2017-12-15T15:52:00Z"/>
          <w:rFonts w:asciiTheme="minorHAnsi" w:eastAsiaTheme="minorEastAsia" w:hAnsiTheme="minorHAnsi" w:cstheme="minorBidi"/>
          <w:noProof/>
          <w:color w:val="auto"/>
          <w:sz w:val="22"/>
          <w:szCs w:val="22"/>
        </w:rPr>
      </w:pPr>
      <w:ins w:id="252"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"_Toc501116520"</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16:Hardware Testing</w:t>
        </w:r>
        <w:r>
          <w:rPr>
            <w:noProof/>
            <w:webHidden/>
          </w:rPr>
          <w:tab/>
        </w:r>
        <w:r>
          <w:rPr>
            <w:noProof/>
            <w:webHidden/>
          </w:rPr>
          <w:fldChar w:fldCharType="begin"/>
        </w:r>
        <w:r>
          <w:rPr>
            <w:noProof/>
            <w:webHidden/>
          </w:rPr>
          <w:instrText xml:space="preserve"> PAGEREF _Toc501116520 \h </w:instrText>
        </w:r>
      </w:ins>
      <w:r>
        <w:rPr>
          <w:noProof/>
          <w:webHidden/>
        </w:rPr>
      </w:r>
      <w:r>
        <w:rPr>
          <w:noProof/>
          <w:webHidden/>
        </w:rPr>
        <w:fldChar w:fldCharType="separate"/>
      </w:r>
      <w:ins w:id="253" w:author="Mike Wang" w:date="2017-12-15T16:13:00Z">
        <w:r w:rsidR="007043C3">
          <w:rPr>
            <w:noProof/>
            <w:webHidden/>
          </w:rPr>
          <w:t>27</w:t>
        </w:r>
      </w:ins>
      <w:del w:id="254" w:author="Mike Wang" w:date="2017-12-15T16:10:00Z">
        <w:r w:rsidR="00DA2B6C" w:rsidDel="00DA2B6C">
          <w:rPr>
            <w:noProof/>
            <w:webHidden/>
          </w:rPr>
          <w:delText>29</w:delText>
        </w:r>
      </w:del>
      <w:ins w:id="255" w:author="Mike Wang" w:date="2017-12-15T15:52:00Z">
        <w:r>
          <w:rPr>
            <w:noProof/>
            <w:webHidden/>
          </w:rPr>
          <w:fldChar w:fldCharType="end"/>
        </w:r>
        <w:r w:rsidRPr="00F113A6">
          <w:rPr>
            <w:rStyle w:val="Hyperlink"/>
            <w:noProof/>
          </w:rPr>
          <w:fldChar w:fldCharType="end"/>
        </w:r>
      </w:ins>
    </w:p>
    <w:p w14:paraId="7B08590B" w14:textId="75ACD1DF" w:rsidR="00883CE9" w:rsidRDefault="00883CE9">
      <w:pPr>
        <w:pStyle w:val="TableofFigures"/>
        <w:tabs>
          <w:tab w:val="right" w:leader="dot" w:pos="9350"/>
        </w:tabs>
        <w:rPr>
          <w:ins w:id="256" w:author="Mike Wang" w:date="2017-12-15T15:52:00Z"/>
          <w:rFonts w:asciiTheme="minorHAnsi" w:eastAsiaTheme="minorEastAsia" w:hAnsiTheme="minorHAnsi" w:cstheme="minorBidi"/>
          <w:noProof/>
          <w:color w:val="auto"/>
          <w:sz w:val="22"/>
          <w:szCs w:val="22"/>
        </w:rPr>
      </w:pPr>
      <w:ins w:id="257"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"_Toc501116521"</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17:Software Testing</w:t>
        </w:r>
        <w:r>
          <w:rPr>
            <w:noProof/>
            <w:webHidden/>
          </w:rPr>
          <w:tab/>
        </w:r>
        <w:r>
          <w:rPr>
            <w:noProof/>
            <w:webHidden/>
          </w:rPr>
          <w:fldChar w:fldCharType="begin"/>
        </w:r>
        <w:r>
          <w:rPr>
            <w:noProof/>
            <w:webHidden/>
          </w:rPr>
          <w:instrText xml:space="preserve"> PAGEREF _Toc501116521 \h </w:instrText>
        </w:r>
      </w:ins>
      <w:r>
        <w:rPr>
          <w:noProof/>
          <w:webHidden/>
        </w:rPr>
      </w:r>
      <w:r>
        <w:rPr>
          <w:noProof/>
          <w:webHidden/>
        </w:rPr>
        <w:fldChar w:fldCharType="separate"/>
      </w:r>
      <w:ins w:id="258" w:author="Mike Wang" w:date="2017-12-15T16:13:00Z">
        <w:r w:rsidR="007043C3">
          <w:rPr>
            <w:noProof/>
            <w:webHidden/>
          </w:rPr>
          <w:t>30</w:t>
        </w:r>
      </w:ins>
      <w:del w:id="259" w:author="Mike Wang" w:date="2017-12-15T16:10:00Z">
        <w:r w:rsidR="00DA2B6C" w:rsidDel="00DA2B6C">
          <w:rPr>
            <w:noProof/>
            <w:webHidden/>
          </w:rPr>
          <w:delText>33</w:delText>
        </w:r>
      </w:del>
      <w:ins w:id="260" w:author="Mike Wang" w:date="2017-12-15T15:52:00Z">
        <w:r>
          <w:rPr>
            <w:noProof/>
            <w:webHidden/>
          </w:rPr>
          <w:fldChar w:fldCharType="end"/>
        </w:r>
        <w:r w:rsidRPr="00F113A6">
          <w:rPr>
            <w:rStyle w:val="Hyperlink"/>
            <w:noProof/>
          </w:rPr>
          <w:fldChar w:fldCharType="end"/>
        </w:r>
      </w:ins>
    </w:p>
    <w:p w14:paraId="0A4CE985" w14:textId="46DCDE3B" w:rsidR="00883CE9" w:rsidRDefault="00883CE9">
      <w:pPr>
        <w:pStyle w:val="TableofFigures"/>
        <w:tabs>
          <w:tab w:val="right" w:leader="dot" w:pos="9350"/>
        </w:tabs>
        <w:rPr>
          <w:ins w:id="261" w:author="Mike Wang" w:date="2017-12-15T15:52:00Z"/>
          <w:rFonts w:asciiTheme="minorHAnsi" w:eastAsiaTheme="minorEastAsia" w:hAnsiTheme="minorHAnsi" w:cstheme="minorBidi"/>
          <w:noProof/>
          <w:color w:val="auto"/>
          <w:sz w:val="22"/>
          <w:szCs w:val="22"/>
        </w:rPr>
      </w:pPr>
      <w:ins w:id="262" w:author="Mike Wang" w:date="2017-12-15T15:52:00Z">
        <w:r w:rsidRPr="00F113A6">
          <w:rPr>
            <w:rStyle w:val="Hyperlink"/>
            <w:noProof/>
          </w:rPr>
          <w:fldChar w:fldCharType="begin"/>
        </w:r>
        <w:r w:rsidRPr="00F113A6">
          <w:rPr>
            <w:rStyle w:val="Hyperlink"/>
            <w:noProof/>
          </w:rPr>
          <w:instrText xml:space="preserve"> </w:instrText>
        </w:r>
        <w:r>
          <w:rPr>
            <w:noProof/>
          </w:rPr>
          <w:instrText>HYPERLINK "C:\\Users\\Mike Wang\\Downloads\\UVA Intelligent Seat Detecting System.docx" \l "_Toc501116522"</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18:program setup and variables initiation</w:t>
        </w:r>
        <w:r>
          <w:rPr>
            <w:noProof/>
            <w:webHidden/>
          </w:rPr>
          <w:tab/>
        </w:r>
        <w:r>
          <w:rPr>
            <w:noProof/>
            <w:webHidden/>
          </w:rPr>
          <w:fldChar w:fldCharType="begin"/>
        </w:r>
        <w:r>
          <w:rPr>
            <w:noProof/>
            <w:webHidden/>
          </w:rPr>
          <w:instrText xml:space="preserve"> PAGEREF _Toc501116522 \h </w:instrText>
        </w:r>
      </w:ins>
      <w:r>
        <w:rPr>
          <w:noProof/>
          <w:webHidden/>
        </w:rPr>
      </w:r>
      <w:r>
        <w:rPr>
          <w:noProof/>
          <w:webHidden/>
        </w:rPr>
        <w:fldChar w:fldCharType="separate"/>
      </w:r>
      <w:ins w:id="263" w:author="Mike Wang" w:date="2017-12-15T16:13:00Z">
        <w:r w:rsidR="007043C3">
          <w:rPr>
            <w:noProof/>
            <w:webHidden/>
          </w:rPr>
          <w:t>37</w:t>
        </w:r>
      </w:ins>
      <w:del w:id="264" w:author="Mike Wang" w:date="2017-12-15T16:10:00Z">
        <w:r w:rsidR="00DA2B6C" w:rsidDel="00DA2B6C">
          <w:rPr>
            <w:noProof/>
            <w:webHidden/>
          </w:rPr>
          <w:delText>40</w:delText>
        </w:r>
      </w:del>
      <w:ins w:id="265" w:author="Mike Wang" w:date="2017-12-15T15:52:00Z">
        <w:r>
          <w:rPr>
            <w:noProof/>
            <w:webHidden/>
          </w:rPr>
          <w:fldChar w:fldCharType="end"/>
        </w:r>
        <w:r w:rsidRPr="00F113A6">
          <w:rPr>
            <w:rStyle w:val="Hyperlink"/>
            <w:noProof/>
          </w:rPr>
          <w:fldChar w:fldCharType="end"/>
        </w:r>
      </w:ins>
    </w:p>
    <w:p w14:paraId="43A75AB9" w14:textId="7EC2EA48" w:rsidR="00883CE9" w:rsidRDefault="00883CE9">
      <w:pPr>
        <w:pStyle w:val="TableofFigures"/>
        <w:tabs>
          <w:tab w:val="right" w:leader="dot" w:pos="9350"/>
        </w:tabs>
        <w:rPr>
          <w:ins w:id="266" w:author="Mike Wang" w:date="2017-12-15T15:52:00Z"/>
          <w:rFonts w:asciiTheme="minorHAnsi" w:eastAsiaTheme="minorEastAsia" w:hAnsiTheme="minorHAnsi" w:cstheme="minorBidi"/>
          <w:noProof/>
          <w:color w:val="auto"/>
          <w:sz w:val="22"/>
          <w:szCs w:val="22"/>
        </w:rPr>
      </w:pPr>
      <w:ins w:id="267"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"_Toc501116523"</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19:Wifi connection setup</w:t>
        </w:r>
        <w:r>
          <w:rPr>
            <w:noProof/>
            <w:webHidden/>
          </w:rPr>
          <w:tab/>
        </w:r>
        <w:r>
          <w:rPr>
            <w:noProof/>
            <w:webHidden/>
          </w:rPr>
          <w:fldChar w:fldCharType="begin"/>
        </w:r>
        <w:r>
          <w:rPr>
            <w:noProof/>
            <w:webHidden/>
          </w:rPr>
          <w:instrText xml:space="preserve"> PAGEREF _Toc501116523 \h </w:instrText>
        </w:r>
      </w:ins>
      <w:r>
        <w:rPr>
          <w:noProof/>
          <w:webHidden/>
        </w:rPr>
      </w:r>
      <w:r>
        <w:rPr>
          <w:noProof/>
          <w:webHidden/>
        </w:rPr>
        <w:fldChar w:fldCharType="separate"/>
      </w:r>
      <w:ins w:id="268" w:author="Mike Wang" w:date="2017-12-15T16:13:00Z">
        <w:r w:rsidR="007043C3">
          <w:rPr>
            <w:noProof/>
            <w:webHidden/>
          </w:rPr>
          <w:t>38</w:t>
        </w:r>
      </w:ins>
      <w:del w:id="269" w:author="Mike Wang" w:date="2017-12-15T16:10:00Z">
        <w:r w:rsidR="00DA2B6C" w:rsidDel="00DA2B6C">
          <w:rPr>
            <w:noProof/>
            <w:webHidden/>
          </w:rPr>
          <w:delText>41</w:delText>
        </w:r>
      </w:del>
      <w:ins w:id="270" w:author="Mike Wang" w:date="2017-12-15T15:52:00Z">
        <w:r>
          <w:rPr>
            <w:noProof/>
            <w:webHidden/>
          </w:rPr>
          <w:fldChar w:fldCharType="end"/>
        </w:r>
        <w:r w:rsidRPr="00F113A6">
          <w:rPr>
            <w:rStyle w:val="Hyperlink"/>
            <w:noProof/>
          </w:rPr>
          <w:fldChar w:fldCharType="end"/>
        </w:r>
      </w:ins>
    </w:p>
    <w:p w14:paraId="06504905" w14:textId="00B45E15" w:rsidR="00883CE9" w:rsidRDefault="00883CE9">
      <w:pPr>
        <w:pStyle w:val="TableofFigures"/>
        <w:tabs>
          <w:tab w:val="right" w:leader="dot" w:pos="9350"/>
        </w:tabs>
        <w:rPr>
          <w:ins w:id="271" w:author="Mike Wang" w:date="2017-12-15T15:52:00Z"/>
          <w:rFonts w:asciiTheme="minorHAnsi" w:eastAsiaTheme="minorEastAsia" w:hAnsiTheme="minorHAnsi" w:cstheme="minorBidi"/>
          <w:noProof/>
          <w:color w:val="auto"/>
          <w:sz w:val="22"/>
          <w:szCs w:val="22"/>
        </w:rPr>
      </w:pPr>
      <w:ins w:id="272"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"_Toc501116524"</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20:connection function</w:t>
        </w:r>
        <w:r>
          <w:rPr>
            <w:noProof/>
            <w:webHidden/>
          </w:rPr>
          <w:tab/>
        </w:r>
        <w:r>
          <w:rPr>
            <w:noProof/>
            <w:webHidden/>
          </w:rPr>
          <w:fldChar w:fldCharType="begin"/>
        </w:r>
        <w:r>
          <w:rPr>
            <w:noProof/>
            <w:webHidden/>
          </w:rPr>
          <w:instrText xml:space="preserve"> PAGEREF _Toc501116524 \h </w:instrText>
        </w:r>
      </w:ins>
      <w:r>
        <w:rPr>
          <w:noProof/>
          <w:webHidden/>
        </w:rPr>
      </w:r>
      <w:r>
        <w:rPr>
          <w:noProof/>
          <w:webHidden/>
        </w:rPr>
        <w:fldChar w:fldCharType="separate"/>
      </w:r>
      <w:ins w:id="273" w:author="Mike Wang" w:date="2017-12-15T16:13:00Z">
        <w:r w:rsidR="007043C3">
          <w:rPr>
            <w:noProof/>
            <w:webHidden/>
          </w:rPr>
          <w:t>39</w:t>
        </w:r>
      </w:ins>
      <w:del w:id="274" w:author="Mike Wang" w:date="2017-12-15T16:10:00Z">
        <w:r w:rsidR="00DA2B6C" w:rsidDel="00DA2B6C">
          <w:rPr>
            <w:noProof/>
            <w:webHidden/>
          </w:rPr>
          <w:delText>42</w:delText>
        </w:r>
      </w:del>
      <w:ins w:id="275" w:author="Mike Wang" w:date="2017-12-15T15:52:00Z">
        <w:r>
          <w:rPr>
            <w:noProof/>
            <w:webHidden/>
          </w:rPr>
          <w:fldChar w:fldCharType="end"/>
        </w:r>
        <w:r w:rsidRPr="00F113A6">
          <w:rPr>
            <w:rStyle w:val="Hyperlink"/>
            <w:noProof/>
          </w:rPr>
          <w:fldChar w:fldCharType="end"/>
        </w:r>
      </w:ins>
    </w:p>
    <w:p w14:paraId="510E082D" w14:textId="24F24AA1" w:rsidR="00883CE9" w:rsidRDefault="00883CE9">
      <w:pPr>
        <w:pStyle w:val="TableofFigures"/>
        <w:tabs>
          <w:tab w:val="right" w:leader="dot" w:pos="9350"/>
        </w:tabs>
        <w:rPr>
          <w:ins w:id="276" w:author="Mike Wang" w:date="2017-12-15T15:52:00Z"/>
          <w:rFonts w:asciiTheme="minorHAnsi" w:eastAsiaTheme="minorEastAsia" w:hAnsiTheme="minorHAnsi" w:cstheme="minorBidi"/>
          <w:noProof/>
          <w:color w:val="auto"/>
          <w:sz w:val="22"/>
          <w:szCs w:val="22"/>
        </w:rPr>
      </w:pPr>
      <w:ins w:id="277" w:author="Mike Wang" w:date="2017-12-15T15:52:00Z">
        <w:r w:rsidRPr="00F113A6">
          <w:rPr>
            <w:rStyle w:val="Hyperlink"/>
            <w:noProof/>
          </w:rPr>
          <w:fldChar w:fldCharType="begin"/>
        </w:r>
        <w:r w:rsidRPr="00F113A6">
          <w:rPr>
            <w:rStyle w:val="Hyperlink"/>
            <w:noProof/>
          </w:rPr>
          <w:instrText xml:space="preserve"> </w:instrText>
        </w:r>
        <w:r>
          <w:rPr>
            <w:noProof/>
          </w:rPr>
          <w:instrText>HYPERLINK \l "_Toc501116525"</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21:setup function, initiate Wi-Fi connection</w:t>
        </w:r>
        <w:r>
          <w:rPr>
            <w:noProof/>
            <w:webHidden/>
          </w:rPr>
          <w:tab/>
        </w:r>
        <w:r>
          <w:rPr>
            <w:noProof/>
            <w:webHidden/>
          </w:rPr>
          <w:fldChar w:fldCharType="begin"/>
        </w:r>
        <w:r>
          <w:rPr>
            <w:noProof/>
            <w:webHidden/>
          </w:rPr>
          <w:instrText xml:space="preserve"> PAGEREF _Toc501116525 \h </w:instrText>
        </w:r>
      </w:ins>
      <w:r>
        <w:rPr>
          <w:noProof/>
          <w:webHidden/>
        </w:rPr>
      </w:r>
      <w:r>
        <w:rPr>
          <w:noProof/>
          <w:webHidden/>
        </w:rPr>
        <w:fldChar w:fldCharType="separate"/>
      </w:r>
      <w:ins w:id="278" w:author="Mike Wang" w:date="2017-12-15T16:13:00Z">
        <w:r w:rsidR="007043C3">
          <w:rPr>
            <w:noProof/>
            <w:webHidden/>
          </w:rPr>
          <w:t>40</w:t>
        </w:r>
      </w:ins>
      <w:del w:id="279" w:author="Mike Wang" w:date="2017-12-15T16:10:00Z">
        <w:r w:rsidR="00DA2B6C" w:rsidDel="00DA2B6C">
          <w:rPr>
            <w:noProof/>
            <w:webHidden/>
          </w:rPr>
          <w:delText>43</w:delText>
        </w:r>
      </w:del>
      <w:ins w:id="280" w:author="Mike Wang" w:date="2017-12-15T15:52:00Z">
        <w:r>
          <w:rPr>
            <w:noProof/>
            <w:webHidden/>
          </w:rPr>
          <w:fldChar w:fldCharType="end"/>
        </w:r>
        <w:r w:rsidRPr="00F113A6">
          <w:rPr>
            <w:rStyle w:val="Hyperlink"/>
            <w:noProof/>
          </w:rPr>
          <w:fldChar w:fldCharType="end"/>
        </w:r>
      </w:ins>
    </w:p>
    <w:p w14:paraId="225C8B81" w14:textId="08877D8C" w:rsidR="00883CE9" w:rsidRDefault="00883CE9">
      <w:pPr>
        <w:pStyle w:val="TableofFigures"/>
        <w:tabs>
          <w:tab w:val="right" w:leader="dot" w:pos="9350"/>
        </w:tabs>
        <w:rPr>
          <w:ins w:id="281" w:author="Mike Wang" w:date="2017-12-15T15:52:00Z"/>
          <w:rFonts w:asciiTheme="minorHAnsi" w:eastAsiaTheme="minorEastAsia" w:hAnsiTheme="minorHAnsi" w:cstheme="minorBidi"/>
          <w:noProof/>
          <w:color w:val="auto"/>
          <w:sz w:val="22"/>
          <w:szCs w:val="22"/>
        </w:rPr>
      </w:pPr>
      <w:ins w:id="282" w:author="Mike Wang" w:date="2017-12-15T15:52:00Z">
        <w:r w:rsidRPr="00F113A6">
          <w:rPr>
            <w:rStyle w:val="Hyperlink"/>
            <w:noProof/>
          </w:rPr>
          <w:fldChar w:fldCharType="begin"/>
        </w:r>
        <w:r w:rsidRPr="00F113A6">
          <w:rPr>
            <w:rStyle w:val="Hyperlink"/>
            <w:noProof/>
          </w:rPr>
          <w:instrText xml:space="preserve"> </w:instrText>
        </w:r>
        <w:r>
          <w:rPr>
            <w:noProof/>
          </w:rPr>
          <w:instrText>HYPERLINK "C:\\Users\\Mike Wang\\Downloads\\UVA Intelligent Seat Detecting System.docx" \l "_Toc501116526"</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22:loop to collect data and send to broker</w:t>
        </w:r>
        <w:r>
          <w:rPr>
            <w:noProof/>
            <w:webHidden/>
          </w:rPr>
          <w:tab/>
        </w:r>
        <w:r>
          <w:rPr>
            <w:noProof/>
            <w:webHidden/>
          </w:rPr>
          <w:fldChar w:fldCharType="begin"/>
        </w:r>
        <w:r>
          <w:rPr>
            <w:noProof/>
            <w:webHidden/>
          </w:rPr>
          <w:instrText xml:space="preserve"> PAGEREF _Toc501116526 \h </w:instrText>
        </w:r>
      </w:ins>
      <w:r>
        <w:rPr>
          <w:noProof/>
          <w:webHidden/>
        </w:rPr>
      </w:r>
      <w:r>
        <w:rPr>
          <w:noProof/>
          <w:webHidden/>
        </w:rPr>
        <w:fldChar w:fldCharType="separate"/>
      </w:r>
      <w:ins w:id="283" w:author="Mike Wang" w:date="2017-12-15T16:13:00Z">
        <w:r w:rsidR="007043C3">
          <w:rPr>
            <w:noProof/>
            <w:webHidden/>
          </w:rPr>
          <w:t>41</w:t>
        </w:r>
      </w:ins>
      <w:del w:id="284" w:author="Mike Wang" w:date="2017-12-15T16:10:00Z">
        <w:r w:rsidR="00DA2B6C" w:rsidDel="00DA2B6C">
          <w:rPr>
            <w:noProof/>
            <w:webHidden/>
          </w:rPr>
          <w:delText>44</w:delText>
        </w:r>
      </w:del>
      <w:ins w:id="285" w:author="Mike Wang" w:date="2017-12-15T15:52:00Z">
        <w:r>
          <w:rPr>
            <w:noProof/>
            <w:webHidden/>
          </w:rPr>
          <w:fldChar w:fldCharType="end"/>
        </w:r>
        <w:r w:rsidRPr="00F113A6">
          <w:rPr>
            <w:rStyle w:val="Hyperlink"/>
            <w:noProof/>
          </w:rPr>
          <w:fldChar w:fldCharType="end"/>
        </w:r>
      </w:ins>
    </w:p>
    <w:p w14:paraId="53608F95" w14:textId="7397871E" w:rsidR="00883CE9" w:rsidRDefault="00883CE9">
      <w:pPr>
        <w:pStyle w:val="TableofFigures"/>
        <w:tabs>
          <w:tab w:val="right" w:leader="dot" w:pos="9350"/>
        </w:tabs>
        <w:rPr>
          <w:ins w:id="286" w:author="Mike Wang" w:date="2017-12-15T15:52:00Z"/>
          <w:rFonts w:asciiTheme="minorHAnsi" w:eastAsiaTheme="minorEastAsia" w:hAnsiTheme="minorHAnsi" w:cstheme="minorBidi"/>
          <w:noProof/>
          <w:color w:val="auto"/>
          <w:sz w:val="22"/>
          <w:szCs w:val="22"/>
        </w:rPr>
      </w:pPr>
      <w:ins w:id="287" w:author="Mike Wang" w:date="2017-12-15T15:52:00Z">
        <w:r w:rsidRPr="00F113A6">
          <w:rPr>
            <w:rStyle w:val="Hyperlink"/>
            <w:noProof/>
          </w:rPr>
          <w:fldChar w:fldCharType="begin"/>
        </w:r>
        <w:r w:rsidRPr="00F113A6">
          <w:rPr>
            <w:rStyle w:val="Hyperlink"/>
            <w:noProof/>
          </w:rPr>
          <w:instrText xml:space="preserve"> </w:instrText>
        </w:r>
        <w:r>
          <w:rPr>
            <w:noProof/>
          </w:rPr>
          <w:instrText>HYPERLINK "C:\\Users\\Mike Wang\\Downloads\\UVA Intelligent Seat Detecting System.docx" \l "_Toc501116527"</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23:human detection algorithm</w:t>
        </w:r>
        <w:r>
          <w:rPr>
            <w:noProof/>
            <w:webHidden/>
          </w:rPr>
          <w:tab/>
        </w:r>
        <w:r>
          <w:rPr>
            <w:noProof/>
            <w:webHidden/>
          </w:rPr>
          <w:fldChar w:fldCharType="begin"/>
        </w:r>
        <w:r>
          <w:rPr>
            <w:noProof/>
            <w:webHidden/>
          </w:rPr>
          <w:instrText xml:space="preserve"> PAGEREF _Toc501116527 \h </w:instrText>
        </w:r>
      </w:ins>
      <w:r>
        <w:rPr>
          <w:noProof/>
          <w:webHidden/>
        </w:rPr>
      </w:r>
      <w:r>
        <w:rPr>
          <w:noProof/>
          <w:webHidden/>
        </w:rPr>
        <w:fldChar w:fldCharType="separate"/>
      </w:r>
      <w:ins w:id="288" w:author="Mike Wang" w:date="2017-12-15T16:13:00Z">
        <w:r w:rsidR="007043C3">
          <w:rPr>
            <w:noProof/>
            <w:webHidden/>
          </w:rPr>
          <w:t>42</w:t>
        </w:r>
      </w:ins>
      <w:del w:id="289" w:author="Mike Wang" w:date="2017-12-15T16:10:00Z">
        <w:r w:rsidR="00DA2B6C" w:rsidDel="00DA2B6C">
          <w:rPr>
            <w:noProof/>
            <w:webHidden/>
          </w:rPr>
          <w:delText>45</w:delText>
        </w:r>
      </w:del>
      <w:ins w:id="290" w:author="Mike Wang" w:date="2017-12-15T15:52:00Z">
        <w:r>
          <w:rPr>
            <w:noProof/>
            <w:webHidden/>
          </w:rPr>
          <w:fldChar w:fldCharType="end"/>
        </w:r>
        <w:r w:rsidRPr="00F113A6">
          <w:rPr>
            <w:rStyle w:val="Hyperlink"/>
            <w:noProof/>
          </w:rPr>
          <w:fldChar w:fldCharType="end"/>
        </w:r>
      </w:ins>
    </w:p>
    <w:p w14:paraId="3A71180D" w14:textId="61182E24" w:rsidR="00883CE9" w:rsidRDefault="00883CE9">
      <w:pPr>
        <w:pStyle w:val="TableofFigures"/>
        <w:tabs>
          <w:tab w:val="right" w:leader="dot" w:pos="9350"/>
        </w:tabs>
        <w:rPr>
          <w:ins w:id="291" w:author="Mike Wang" w:date="2017-12-15T15:52:00Z"/>
          <w:rFonts w:asciiTheme="minorHAnsi" w:eastAsiaTheme="minorEastAsia" w:hAnsiTheme="minorHAnsi" w:cstheme="minorBidi"/>
          <w:noProof/>
          <w:color w:val="auto"/>
          <w:sz w:val="22"/>
          <w:szCs w:val="22"/>
        </w:rPr>
      </w:pPr>
      <w:ins w:id="292" w:author="Mike Wang" w:date="2017-12-15T15:52:00Z">
        <w:r w:rsidRPr="00F113A6">
          <w:rPr>
            <w:rStyle w:val="Hyperlink"/>
            <w:noProof/>
          </w:rPr>
          <w:fldChar w:fldCharType="begin"/>
        </w:r>
        <w:r w:rsidRPr="00F113A6">
          <w:rPr>
            <w:rStyle w:val="Hyperlink"/>
            <w:noProof/>
          </w:rPr>
          <w:instrText xml:space="preserve"> </w:instrText>
        </w:r>
        <w:r>
          <w:rPr>
            <w:noProof/>
          </w:rPr>
          <w:instrText>HYPERLINK "C:\\Users\\Mike Wang\\Downloads\\UVA Intelligent Seat Detecting System.docx" \l "_Toc501116528"</w:instrText>
        </w:r>
        <w:r w:rsidRPr="00F113A6">
          <w:rPr>
            <w:rStyle w:val="Hyperlink"/>
            <w:noProof/>
          </w:rPr>
          <w:instrText xml:space="preserve"> </w:instrText>
        </w:r>
        <w:r w:rsidRPr="00F113A6">
          <w:rPr>
            <w:rStyle w:val="Hyperlink"/>
            <w:noProof/>
          </w:rPr>
          <w:fldChar w:fldCharType="separate"/>
        </w:r>
        <w:r w:rsidRPr="00F113A6">
          <w:rPr>
            <w:rStyle w:val="Hyperlink"/>
            <w:noProof/>
          </w:rPr>
          <w:t>Figure 24:MQTT sending routine</w:t>
        </w:r>
        <w:r>
          <w:rPr>
            <w:noProof/>
            <w:webHidden/>
          </w:rPr>
          <w:tab/>
        </w:r>
        <w:r>
          <w:rPr>
            <w:noProof/>
            <w:webHidden/>
          </w:rPr>
          <w:fldChar w:fldCharType="begin"/>
        </w:r>
        <w:r>
          <w:rPr>
            <w:noProof/>
            <w:webHidden/>
          </w:rPr>
          <w:instrText xml:space="preserve"> PAGEREF _Toc501116528 \h </w:instrText>
        </w:r>
      </w:ins>
      <w:r>
        <w:rPr>
          <w:noProof/>
          <w:webHidden/>
        </w:rPr>
      </w:r>
      <w:r>
        <w:rPr>
          <w:noProof/>
          <w:webHidden/>
        </w:rPr>
        <w:fldChar w:fldCharType="separate"/>
      </w:r>
      <w:ins w:id="293" w:author="Mike Wang" w:date="2017-12-15T16:13:00Z">
        <w:r w:rsidR="007043C3">
          <w:rPr>
            <w:noProof/>
            <w:webHidden/>
          </w:rPr>
          <w:t>43</w:t>
        </w:r>
      </w:ins>
      <w:del w:id="294" w:author="Mike Wang" w:date="2017-12-15T16:10:00Z">
        <w:r w:rsidR="00DA2B6C" w:rsidDel="00DA2B6C">
          <w:rPr>
            <w:noProof/>
            <w:webHidden/>
          </w:rPr>
          <w:delText>46</w:delText>
        </w:r>
      </w:del>
      <w:ins w:id="295" w:author="Mike Wang" w:date="2017-12-15T15:52:00Z">
        <w:r>
          <w:rPr>
            <w:noProof/>
            <w:webHidden/>
          </w:rPr>
          <w:fldChar w:fldCharType="end"/>
        </w:r>
        <w:r w:rsidRPr="00F113A6">
          <w:rPr>
            <w:rStyle w:val="Hyperlink"/>
            <w:noProof/>
          </w:rPr>
          <w:fldChar w:fldCharType="end"/>
        </w:r>
      </w:ins>
    </w:p>
    <w:p w14:paraId="573E5443" w14:textId="497A0960" w:rsidR="003A338F" w:rsidDel="00883CE9" w:rsidRDefault="003A338F">
      <w:pPr>
        <w:pStyle w:val="TableofFigures"/>
        <w:tabs>
          <w:tab w:val="right" w:leader="dot" w:pos="9350"/>
        </w:tabs>
        <w:rPr>
          <w:del w:id="296" w:author="Mike Wang" w:date="2017-12-15T15:52:00Z"/>
          <w:rFonts w:asciiTheme="minorHAnsi" w:eastAsiaTheme="minorEastAsia" w:hAnsiTheme="minorHAnsi" w:cstheme="minorBidi"/>
          <w:noProof/>
          <w:color w:val="auto"/>
          <w:sz w:val="22"/>
          <w:szCs w:val="22"/>
        </w:rPr>
      </w:pPr>
      <w:del w:id="297" w:author="Mike Wang" w:date="2017-12-15T15:52:00Z">
        <w:r w:rsidRPr="00883CE9" w:rsidDel="00883CE9">
          <w:rPr>
            <w:rStyle w:val="Hyperlink"/>
            <w:noProof/>
          </w:rPr>
          <w:delText>Figure 1: Vacant Seat Detector System Flowchart</w:delText>
        </w:r>
        <w:r w:rsidDel="00883CE9">
          <w:rPr>
            <w:noProof/>
            <w:webHidden/>
          </w:rPr>
          <w:tab/>
          <w:delText>13</w:delText>
        </w:r>
      </w:del>
    </w:p>
    <w:p w14:paraId="0D337F56" w14:textId="0006A3E6" w:rsidR="003A338F" w:rsidDel="00883CE9" w:rsidRDefault="003A338F">
      <w:pPr>
        <w:pStyle w:val="TableofFigures"/>
        <w:tabs>
          <w:tab w:val="right" w:leader="dot" w:pos="9350"/>
        </w:tabs>
        <w:rPr>
          <w:del w:id="298" w:author="Mike Wang" w:date="2017-12-15T15:52:00Z"/>
          <w:rFonts w:asciiTheme="minorHAnsi" w:eastAsiaTheme="minorEastAsia" w:hAnsiTheme="minorHAnsi" w:cstheme="minorBidi"/>
          <w:noProof/>
          <w:color w:val="auto"/>
          <w:sz w:val="22"/>
          <w:szCs w:val="22"/>
        </w:rPr>
      </w:pPr>
      <w:del w:id="299" w:author="Mike Wang" w:date="2017-12-15T15:52:00Z">
        <w:r w:rsidRPr="00883CE9" w:rsidDel="00883CE9">
          <w:rPr>
            <w:rStyle w:val="Hyperlink"/>
            <w:noProof/>
          </w:rPr>
          <w:delText>Figure 2: CC3200, D6T, Logic Converter Multisim Schematic</w:delText>
        </w:r>
        <w:r w:rsidDel="00883CE9">
          <w:rPr>
            <w:noProof/>
            <w:webHidden/>
          </w:rPr>
          <w:tab/>
          <w:delText>15</w:delText>
        </w:r>
      </w:del>
    </w:p>
    <w:p w14:paraId="0BA8B66D" w14:textId="17493684" w:rsidR="003A338F" w:rsidDel="00883CE9" w:rsidRDefault="003A338F">
      <w:pPr>
        <w:pStyle w:val="TableofFigures"/>
        <w:tabs>
          <w:tab w:val="right" w:leader="dot" w:pos="9350"/>
        </w:tabs>
        <w:rPr>
          <w:del w:id="300" w:author="Mike Wang" w:date="2017-12-15T15:52:00Z"/>
          <w:rFonts w:asciiTheme="minorHAnsi" w:eastAsiaTheme="minorEastAsia" w:hAnsiTheme="minorHAnsi" w:cstheme="minorBidi"/>
          <w:noProof/>
          <w:color w:val="auto"/>
          <w:sz w:val="22"/>
          <w:szCs w:val="22"/>
        </w:rPr>
      </w:pPr>
      <w:del w:id="301" w:author="Mike Wang" w:date="2017-12-15T15:52:00Z">
        <w:r w:rsidRPr="00883CE9" w:rsidDel="00883CE9">
          <w:rPr>
            <w:rStyle w:val="Hyperlink"/>
            <w:noProof/>
          </w:rPr>
          <w:delText>Figure 3:PCB interconnect</w:delText>
        </w:r>
        <w:r w:rsidDel="00883CE9">
          <w:rPr>
            <w:noProof/>
            <w:webHidden/>
          </w:rPr>
          <w:tab/>
          <w:delText>16</w:delText>
        </w:r>
      </w:del>
    </w:p>
    <w:p w14:paraId="626B1F34" w14:textId="032A0862" w:rsidR="003A338F" w:rsidDel="00883CE9" w:rsidRDefault="003A338F">
      <w:pPr>
        <w:pStyle w:val="TableofFigures"/>
        <w:tabs>
          <w:tab w:val="right" w:leader="dot" w:pos="9350"/>
        </w:tabs>
        <w:rPr>
          <w:del w:id="302" w:author="Mike Wang" w:date="2017-12-15T15:52:00Z"/>
          <w:rFonts w:asciiTheme="minorHAnsi" w:eastAsiaTheme="minorEastAsia" w:hAnsiTheme="minorHAnsi" w:cstheme="minorBidi"/>
          <w:noProof/>
          <w:color w:val="auto"/>
          <w:sz w:val="22"/>
          <w:szCs w:val="22"/>
        </w:rPr>
      </w:pPr>
      <w:del w:id="303" w:author="Mike Wang" w:date="2017-12-15T15:52:00Z">
        <w:r w:rsidRPr="00883CE9" w:rsidDel="00883CE9">
          <w:rPr>
            <w:rStyle w:val="Hyperlink"/>
            <w:noProof/>
          </w:rPr>
          <w:delText>Figure 4: 3D Printed Case-1</w:delText>
        </w:r>
        <w:r w:rsidDel="00883CE9">
          <w:rPr>
            <w:noProof/>
            <w:webHidden/>
          </w:rPr>
          <w:tab/>
          <w:delText>17</w:delText>
        </w:r>
      </w:del>
    </w:p>
    <w:p w14:paraId="42990327" w14:textId="0AACA806" w:rsidR="003A338F" w:rsidDel="00883CE9" w:rsidRDefault="003A338F">
      <w:pPr>
        <w:pStyle w:val="TableofFigures"/>
        <w:tabs>
          <w:tab w:val="right" w:leader="dot" w:pos="9350"/>
        </w:tabs>
        <w:rPr>
          <w:del w:id="304" w:author="Mike Wang" w:date="2017-12-15T15:52:00Z"/>
          <w:rFonts w:asciiTheme="minorHAnsi" w:eastAsiaTheme="minorEastAsia" w:hAnsiTheme="minorHAnsi" w:cstheme="minorBidi"/>
          <w:noProof/>
          <w:color w:val="auto"/>
          <w:sz w:val="22"/>
          <w:szCs w:val="22"/>
        </w:rPr>
      </w:pPr>
      <w:del w:id="305" w:author="Mike Wang" w:date="2017-12-15T15:52:00Z">
        <w:r w:rsidRPr="00883CE9" w:rsidDel="00883CE9">
          <w:rPr>
            <w:rStyle w:val="Hyperlink"/>
            <w:noProof/>
          </w:rPr>
          <w:delText>Figure 5: 3D Printed Case-2</w:delText>
        </w:r>
        <w:r w:rsidDel="00883CE9">
          <w:rPr>
            <w:noProof/>
            <w:webHidden/>
          </w:rPr>
          <w:tab/>
          <w:delText>18</w:delText>
        </w:r>
      </w:del>
    </w:p>
    <w:p w14:paraId="031AD347" w14:textId="47F75A9D" w:rsidR="003A338F" w:rsidDel="00883CE9" w:rsidRDefault="003A338F">
      <w:pPr>
        <w:pStyle w:val="TableofFigures"/>
        <w:tabs>
          <w:tab w:val="right" w:leader="dot" w:pos="9350"/>
        </w:tabs>
        <w:rPr>
          <w:del w:id="306" w:author="Mike Wang" w:date="2017-12-15T15:52:00Z"/>
          <w:rFonts w:asciiTheme="minorHAnsi" w:eastAsiaTheme="minorEastAsia" w:hAnsiTheme="minorHAnsi" w:cstheme="minorBidi"/>
          <w:noProof/>
          <w:color w:val="auto"/>
          <w:sz w:val="22"/>
          <w:szCs w:val="22"/>
        </w:rPr>
      </w:pPr>
      <w:del w:id="307" w:author="Mike Wang" w:date="2017-12-15T15:52:00Z">
        <w:r w:rsidRPr="00883CE9" w:rsidDel="00883CE9">
          <w:rPr>
            <w:rStyle w:val="Hyperlink"/>
            <w:noProof/>
          </w:rPr>
          <w:delText>Figure 6: I2C Timing</w:delText>
        </w:r>
        <w:r w:rsidDel="00883CE9">
          <w:rPr>
            <w:noProof/>
            <w:webHidden/>
          </w:rPr>
          <w:tab/>
          <w:delText>19</w:delText>
        </w:r>
      </w:del>
    </w:p>
    <w:p w14:paraId="3727F1AE" w14:textId="34F5F884" w:rsidR="003A338F" w:rsidDel="00883CE9" w:rsidRDefault="003A338F">
      <w:pPr>
        <w:pStyle w:val="TableofFigures"/>
        <w:tabs>
          <w:tab w:val="right" w:leader="dot" w:pos="9350"/>
        </w:tabs>
        <w:rPr>
          <w:del w:id="308" w:author="Mike Wang" w:date="2017-12-15T15:52:00Z"/>
          <w:rFonts w:asciiTheme="minorHAnsi" w:eastAsiaTheme="minorEastAsia" w:hAnsiTheme="minorHAnsi" w:cstheme="minorBidi"/>
          <w:noProof/>
          <w:color w:val="auto"/>
          <w:sz w:val="22"/>
          <w:szCs w:val="22"/>
        </w:rPr>
      </w:pPr>
      <w:del w:id="309" w:author="Mike Wang" w:date="2017-12-15T15:52:00Z">
        <w:r w:rsidRPr="00883CE9" w:rsidDel="00883CE9">
          <w:rPr>
            <w:rStyle w:val="Hyperlink"/>
            <w:noProof/>
          </w:rPr>
          <w:delText>Figure 7: I2C Code Segment</w:delText>
        </w:r>
        <w:r w:rsidDel="00883CE9">
          <w:rPr>
            <w:noProof/>
            <w:webHidden/>
          </w:rPr>
          <w:tab/>
          <w:delText>19</w:delText>
        </w:r>
      </w:del>
    </w:p>
    <w:p w14:paraId="126F8478" w14:textId="10BC808C" w:rsidR="003A338F" w:rsidDel="00883CE9" w:rsidRDefault="003A338F">
      <w:pPr>
        <w:pStyle w:val="TableofFigures"/>
        <w:tabs>
          <w:tab w:val="right" w:leader="dot" w:pos="9350"/>
        </w:tabs>
        <w:rPr>
          <w:del w:id="310" w:author="Mike Wang" w:date="2017-12-15T15:52:00Z"/>
          <w:rFonts w:asciiTheme="minorHAnsi" w:eastAsiaTheme="minorEastAsia" w:hAnsiTheme="minorHAnsi" w:cstheme="minorBidi"/>
          <w:noProof/>
          <w:color w:val="auto"/>
          <w:sz w:val="22"/>
          <w:szCs w:val="22"/>
        </w:rPr>
      </w:pPr>
      <w:del w:id="311" w:author="Mike Wang" w:date="2017-12-15T15:52:00Z">
        <w:r w:rsidRPr="00883CE9" w:rsidDel="00883CE9">
          <w:rPr>
            <w:rStyle w:val="Hyperlink"/>
            <w:noProof/>
          </w:rPr>
          <w:delText>Figure 8:Website Showcase 1</w:delText>
        </w:r>
        <w:r w:rsidDel="00883CE9">
          <w:rPr>
            <w:noProof/>
            <w:webHidden/>
          </w:rPr>
          <w:tab/>
          <w:delText>21</w:delText>
        </w:r>
      </w:del>
    </w:p>
    <w:p w14:paraId="5B39BB6B" w14:textId="5FD9BA3F" w:rsidR="003A338F" w:rsidDel="00883CE9" w:rsidRDefault="003A338F">
      <w:pPr>
        <w:pStyle w:val="TableofFigures"/>
        <w:tabs>
          <w:tab w:val="right" w:leader="dot" w:pos="9350"/>
        </w:tabs>
        <w:rPr>
          <w:del w:id="312" w:author="Mike Wang" w:date="2017-12-15T15:52:00Z"/>
          <w:rFonts w:asciiTheme="minorHAnsi" w:eastAsiaTheme="minorEastAsia" w:hAnsiTheme="minorHAnsi" w:cstheme="minorBidi"/>
          <w:noProof/>
          <w:color w:val="auto"/>
          <w:sz w:val="22"/>
          <w:szCs w:val="22"/>
        </w:rPr>
      </w:pPr>
      <w:del w:id="313" w:author="Mike Wang" w:date="2017-12-15T15:52:00Z">
        <w:r w:rsidRPr="00883CE9" w:rsidDel="00883CE9">
          <w:rPr>
            <w:rStyle w:val="Hyperlink"/>
            <w:noProof/>
          </w:rPr>
          <w:delText>Figure 9:Website Showcase 2</w:delText>
        </w:r>
        <w:r w:rsidDel="00883CE9">
          <w:rPr>
            <w:noProof/>
            <w:webHidden/>
          </w:rPr>
          <w:tab/>
          <w:delText>22</w:delText>
        </w:r>
      </w:del>
    </w:p>
    <w:p w14:paraId="50D7F12E" w14:textId="136FC5D0" w:rsidR="003A338F" w:rsidDel="00883CE9" w:rsidRDefault="003A338F">
      <w:pPr>
        <w:pStyle w:val="TableofFigures"/>
        <w:tabs>
          <w:tab w:val="right" w:leader="dot" w:pos="9350"/>
        </w:tabs>
        <w:rPr>
          <w:del w:id="314" w:author="Mike Wang" w:date="2017-12-15T15:52:00Z"/>
          <w:rFonts w:asciiTheme="minorHAnsi" w:eastAsiaTheme="minorEastAsia" w:hAnsiTheme="minorHAnsi" w:cstheme="minorBidi"/>
          <w:noProof/>
          <w:color w:val="auto"/>
          <w:sz w:val="22"/>
          <w:szCs w:val="22"/>
        </w:rPr>
      </w:pPr>
      <w:del w:id="315" w:author="Mike Wang" w:date="2017-12-15T15:52:00Z">
        <w:r w:rsidRPr="00883CE9" w:rsidDel="00883CE9">
          <w:rPr>
            <w:rStyle w:val="Hyperlink"/>
            <w:noProof/>
          </w:rPr>
          <w:delText>Figure 10:CCS Styling</w:delText>
        </w:r>
        <w:r w:rsidDel="00883CE9">
          <w:rPr>
            <w:noProof/>
            <w:webHidden/>
          </w:rPr>
          <w:tab/>
          <w:delText>23</w:delText>
        </w:r>
      </w:del>
    </w:p>
    <w:p w14:paraId="074C4E7A" w14:textId="2DBF5A0A" w:rsidR="003A338F" w:rsidDel="00883CE9" w:rsidRDefault="003A338F">
      <w:pPr>
        <w:pStyle w:val="TableofFigures"/>
        <w:tabs>
          <w:tab w:val="right" w:leader="dot" w:pos="9350"/>
        </w:tabs>
        <w:rPr>
          <w:del w:id="316" w:author="Mike Wang" w:date="2017-12-15T15:52:00Z"/>
          <w:rFonts w:asciiTheme="minorHAnsi" w:eastAsiaTheme="minorEastAsia" w:hAnsiTheme="minorHAnsi" w:cstheme="minorBidi"/>
          <w:noProof/>
          <w:color w:val="auto"/>
          <w:sz w:val="22"/>
          <w:szCs w:val="22"/>
        </w:rPr>
      </w:pPr>
      <w:del w:id="317" w:author="Mike Wang" w:date="2017-12-15T15:52:00Z">
        <w:r w:rsidRPr="00883CE9" w:rsidDel="00883CE9">
          <w:rPr>
            <w:rStyle w:val="Hyperlink"/>
            <w:noProof/>
          </w:rPr>
          <w:delText>Figure 11: LED Indicator</w:delText>
        </w:r>
        <w:r w:rsidDel="00883CE9">
          <w:rPr>
            <w:noProof/>
            <w:webHidden/>
          </w:rPr>
          <w:tab/>
          <w:delText>23</w:delText>
        </w:r>
      </w:del>
    </w:p>
    <w:p w14:paraId="156B4CDB" w14:textId="096CA25C" w:rsidR="003A338F" w:rsidDel="00883CE9" w:rsidRDefault="003A338F">
      <w:pPr>
        <w:pStyle w:val="TableofFigures"/>
        <w:tabs>
          <w:tab w:val="right" w:leader="dot" w:pos="9350"/>
        </w:tabs>
        <w:rPr>
          <w:del w:id="318" w:author="Mike Wang" w:date="2017-12-15T15:52:00Z"/>
          <w:rFonts w:asciiTheme="minorHAnsi" w:eastAsiaTheme="minorEastAsia" w:hAnsiTheme="minorHAnsi" w:cstheme="minorBidi"/>
          <w:noProof/>
          <w:color w:val="auto"/>
          <w:sz w:val="22"/>
          <w:szCs w:val="22"/>
        </w:rPr>
      </w:pPr>
      <w:del w:id="319" w:author="Mike Wang" w:date="2017-12-15T15:52:00Z">
        <w:r w:rsidRPr="00883CE9" w:rsidDel="00883CE9">
          <w:rPr>
            <w:rStyle w:val="Hyperlink"/>
            <w:noProof/>
          </w:rPr>
          <w:delText>Figure 12:MQTT Receiver 1</w:delText>
        </w:r>
        <w:r w:rsidDel="00883CE9">
          <w:rPr>
            <w:noProof/>
            <w:webHidden/>
          </w:rPr>
          <w:tab/>
          <w:delText>24</w:delText>
        </w:r>
      </w:del>
    </w:p>
    <w:p w14:paraId="50701951" w14:textId="61EBBCD2" w:rsidR="003A338F" w:rsidDel="00883CE9" w:rsidRDefault="003A338F">
      <w:pPr>
        <w:pStyle w:val="TableofFigures"/>
        <w:tabs>
          <w:tab w:val="right" w:leader="dot" w:pos="9350"/>
        </w:tabs>
        <w:rPr>
          <w:del w:id="320" w:author="Mike Wang" w:date="2017-12-15T15:52:00Z"/>
          <w:rFonts w:asciiTheme="minorHAnsi" w:eastAsiaTheme="minorEastAsia" w:hAnsiTheme="minorHAnsi" w:cstheme="minorBidi"/>
          <w:noProof/>
          <w:color w:val="auto"/>
          <w:sz w:val="22"/>
          <w:szCs w:val="22"/>
        </w:rPr>
      </w:pPr>
      <w:del w:id="321" w:author="Mike Wang" w:date="2017-12-15T15:52:00Z">
        <w:r w:rsidRPr="00883CE9" w:rsidDel="00883CE9">
          <w:rPr>
            <w:rStyle w:val="Hyperlink"/>
            <w:noProof/>
          </w:rPr>
          <w:delText>Figure 13:MQTT Receiver 2</w:delText>
        </w:r>
        <w:r w:rsidDel="00883CE9">
          <w:rPr>
            <w:noProof/>
            <w:webHidden/>
          </w:rPr>
          <w:tab/>
          <w:delText>24</w:delText>
        </w:r>
      </w:del>
    </w:p>
    <w:p w14:paraId="77881542" w14:textId="3E22D81D" w:rsidR="003A338F" w:rsidDel="00883CE9" w:rsidRDefault="003A338F">
      <w:pPr>
        <w:pStyle w:val="TableofFigures"/>
        <w:tabs>
          <w:tab w:val="right" w:leader="dot" w:pos="9350"/>
        </w:tabs>
        <w:rPr>
          <w:del w:id="322" w:author="Mike Wang" w:date="2017-12-15T15:52:00Z"/>
          <w:rFonts w:asciiTheme="minorHAnsi" w:eastAsiaTheme="minorEastAsia" w:hAnsiTheme="minorHAnsi" w:cstheme="minorBidi"/>
          <w:noProof/>
          <w:color w:val="auto"/>
          <w:sz w:val="22"/>
          <w:szCs w:val="22"/>
        </w:rPr>
      </w:pPr>
      <w:del w:id="323" w:author="Mike Wang" w:date="2017-12-15T15:52:00Z">
        <w:r w:rsidRPr="00883CE9" w:rsidDel="00883CE9">
          <w:rPr>
            <w:rStyle w:val="Hyperlink"/>
            <w:noProof/>
          </w:rPr>
          <w:delText>Figure 14:Old Gantt Chart</w:delText>
        </w:r>
        <w:r w:rsidDel="00883CE9">
          <w:rPr>
            <w:noProof/>
            <w:webHidden/>
          </w:rPr>
          <w:tab/>
          <w:delText>26</w:delText>
        </w:r>
      </w:del>
    </w:p>
    <w:p w14:paraId="3AA48734" w14:textId="126F6FE1" w:rsidR="003A338F" w:rsidDel="00883CE9" w:rsidRDefault="003A338F">
      <w:pPr>
        <w:pStyle w:val="TableofFigures"/>
        <w:tabs>
          <w:tab w:val="right" w:leader="dot" w:pos="9350"/>
        </w:tabs>
        <w:rPr>
          <w:del w:id="324" w:author="Mike Wang" w:date="2017-12-15T15:52:00Z"/>
          <w:rFonts w:asciiTheme="minorHAnsi" w:eastAsiaTheme="minorEastAsia" w:hAnsiTheme="minorHAnsi" w:cstheme="minorBidi"/>
          <w:noProof/>
          <w:color w:val="auto"/>
          <w:sz w:val="22"/>
          <w:szCs w:val="22"/>
        </w:rPr>
      </w:pPr>
      <w:del w:id="325" w:author="Mike Wang" w:date="2017-12-15T15:52:00Z">
        <w:r w:rsidRPr="00883CE9" w:rsidDel="00883CE9">
          <w:rPr>
            <w:rStyle w:val="Hyperlink"/>
            <w:noProof/>
          </w:rPr>
          <w:delText>Figure 15:updated Gantt Chart</w:delText>
        </w:r>
        <w:r w:rsidDel="00883CE9">
          <w:rPr>
            <w:noProof/>
            <w:webHidden/>
          </w:rPr>
          <w:tab/>
          <w:delText>26</w:delText>
        </w:r>
      </w:del>
    </w:p>
    <w:p w14:paraId="54E3A40A" w14:textId="522EBFFF" w:rsidR="003A338F" w:rsidDel="00883CE9" w:rsidRDefault="003A338F">
      <w:pPr>
        <w:pStyle w:val="TableofFigures"/>
        <w:tabs>
          <w:tab w:val="right" w:leader="dot" w:pos="9350"/>
        </w:tabs>
        <w:rPr>
          <w:del w:id="326" w:author="Mike Wang" w:date="2017-12-15T15:52:00Z"/>
          <w:rFonts w:asciiTheme="minorHAnsi" w:eastAsiaTheme="minorEastAsia" w:hAnsiTheme="minorHAnsi" w:cstheme="minorBidi"/>
          <w:noProof/>
          <w:color w:val="auto"/>
          <w:sz w:val="22"/>
          <w:szCs w:val="22"/>
        </w:rPr>
      </w:pPr>
      <w:del w:id="327" w:author="Mike Wang" w:date="2017-12-15T15:52:00Z">
        <w:r w:rsidRPr="00883CE9" w:rsidDel="00883CE9">
          <w:rPr>
            <w:rStyle w:val="Hyperlink"/>
            <w:noProof/>
          </w:rPr>
          <w:delText>Figure 16:Hardware Testing</w:delText>
        </w:r>
        <w:r w:rsidDel="00883CE9">
          <w:rPr>
            <w:noProof/>
            <w:webHidden/>
          </w:rPr>
          <w:tab/>
          <w:delText>27</w:delText>
        </w:r>
      </w:del>
    </w:p>
    <w:p w14:paraId="3C18FEC8" w14:textId="703F9DC0" w:rsidR="003A338F" w:rsidDel="00883CE9" w:rsidRDefault="003A338F">
      <w:pPr>
        <w:pStyle w:val="TableofFigures"/>
        <w:tabs>
          <w:tab w:val="right" w:leader="dot" w:pos="9350"/>
        </w:tabs>
        <w:rPr>
          <w:del w:id="328" w:author="Mike Wang" w:date="2017-12-15T15:52:00Z"/>
          <w:rFonts w:asciiTheme="minorHAnsi" w:eastAsiaTheme="minorEastAsia" w:hAnsiTheme="minorHAnsi" w:cstheme="minorBidi"/>
          <w:noProof/>
          <w:color w:val="auto"/>
          <w:sz w:val="22"/>
          <w:szCs w:val="22"/>
        </w:rPr>
      </w:pPr>
      <w:del w:id="329" w:author="Mike Wang" w:date="2017-12-15T15:52:00Z">
        <w:r w:rsidRPr="00883CE9" w:rsidDel="00883CE9">
          <w:rPr>
            <w:rStyle w:val="Hyperlink"/>
            <w:noProof/>
          </w:rPr>
          <w:delText>Figure 17:Software Testing</w:delText>
        </w:r>
        <w:r w:rsidDel="00883CE9">
          <w:rPr>
            <w:noProof/>
            <w:webHidden/>
          </w:rPr>
          <w:tab/>
          <w:delText>30</w:delText>
        </w:r>
      </w:del>
    </w:p>
    <w:p w14:paraId="25F30EC2" w14:textId="449CB7C6" w:rsidR="003A338F" w:rsidDel="00883CE9" w:rsidRDefault="003A338F">
      <w:pPr>
        <w:pStyle w:val="TableofFigures"/>
        <w:tabs>
          <w:tab w:val="right" w:leader="dot" w:pos="9350"/>
        </w:tabs>
        <w:rPr>
          <w:del w:id="330" w:author="Mike Wang" w:date="2017-12-15T15:52:00Z"/>
          <w:rFonts w:asciiTheme="minorHAnsi" w:eastAsiaTheme="minorEastAsia" w:hAnsiTheme="minorHAnsi" w:cstheme="minorBidi"/>
          <w:noProof/>
          <w:color w:val="auto"/>
          <w:sz w:val="22"/>
          <w:szCs w:val="22"/>
        </w:rPr>
      </w:pPr>
      <w:del w:id="331" w:author="Mike Wang" w:date="2017-12-15T15:52:00Z">
        <w:r w:rsidRPr="00883CE9" w:rsidDel="00883CE9">
          <w:rPr>
            <w:rStyle w:val="Hyperlink"/>
            <w:noProof/>
          </w:rPr>
          <w:delText>Figure 18:program setup and variables initiation</w:delText>
        </w:r>
        <w:r w:rsidDel="00883CE9">
          <w:rPr>
            <w:noProof/>
            <w:webHidden/>
          </w:rPr>
          <w:tab/>
          <w:delText>37</w:delText>
        </w:r>
      </w:del>
    </w:p>
    <w:p w14:paraId="7889E29E" w14:textId="44E90742" w:rsidR="003A338F" w:rsidDel="00883CE9" w:rsidRDefault="003A338F">
      <w:pPr>
        <w:pStyle w:val="TableofFigures"/>
        <w:tabs>
          <w:tab w:val="right" w:leader="dot" w:pos="9350"/>
        </w:tabs>
        <w:rPr>
          <w:del w:id="332" w:author="Mike Wang" w:date="2017-12-15T15:52:00Z"/>
          <w:rFonts w:asciiTheme="minorHAnsi" w:eastAsiaTheme="minorEastAsia" w:hAnsiTheme="minorHAnsi" w:cstheme="minorBidi"/>
          <w:noProof/>
          <w:color w:val="auto"/>
          <w:sz w:val="22"/>
          <w:szCs w:val="22"/>
        </w:rPr>
      </w:pPr>
      <w:del w:id="333" w:author="Mike Wang" w:date="2017-12-15T15:52:00Z">
        <w:r w:rsidRPr="00883CE9" w:rsidDel="00883CE9">
          <w:rPr>
            <w:rStyle w:val="Hyperlink"/>
            <w:noProof/>
          </w:rPr>
          <w:delText>Figure 19:Wifi connection setup</w:delText>
        </w:r>
        <w:r w:rsidDel="00883CE9">
          <w:rPr>
            <w:noProof/>
            <w:webHidden/>
          </w:rPr>
          <w:tab/>
          <w:delText>38</w:delText>
        </w:r>
      </w:del>
    </w:p>
    <w:p w14:paraId="5CC7C5CD" w14:textId="28D38486" w:rsidR="003A338F" w:rsidDel="00883CE9" w:rsidRDefault="003A338F">
      <w:pPr>
        <w:pStyle w:val="TableofFigures"/>
        <w:tabs>
          <w:tab w:val="right" w:leader="dot" w:pos="9350"/>
        </w:tabs>
        <w:rPr>
          <w:del w:id="334" w:author="Mike Wang" w:date="2017-12-15T15:52:00Z"/>
          <w:rFonts w:asciiTheme="minorHAnsi" w:eastAsiaTheme="minorEastAsia" w:hAnsiTheme="minorHAnsi" w:cstheme="minorBidi"/>
          <w:noProof/>
          <w:color w:val="auto"/>
          <w:sz w:val="22"/>
          <w:szCs w:val="22"/>
        </w:rPr>
      </w:pPr>
      <w:del w:id="335" w:author="Mike Wang" w:date="2017-12-15T15:52:00Z">
        <w:r w:rsidRPr="00883CE9" w:rsidDel="00883CE9">
          <w:rPr>
            <w:rStyle w:val="Hyperlink"/>
            <w:noProof/>
          </w:rPr>
          <w:delText>Figure 20:connection function</w:delText>
        </w:r>
        <w:r w:rsidDel="00883CE9">
          <w:rPr>
            <w:noProof/>
            <w:webHidden/>
          </w:rPr>
          <w:tab/>
          <w:delText>39</w:delText>
        </w:r>
      </w:del>
    </w:p>
    <w:p w14:paraId="76FC33CB" w14:textId="78CF8648" w:rsidR="003A338F" w:rsidDel="00883CE9" w:rsidRDefault="003A338F">
      <w:pPr>
        <w:pStyle w:val="TableofFigures"/>
        <w:tabs>
          <w:tab w:val="right" w:leader="dot" w:pos="9350"/>
        </w:tabs>
        <w:rPr>
          <w:del w:id="336" w:author="Mike Wang" w:date="2017-12-15T15:52:00Z"/>
          <w:rFonts w:asciiTheme="minorHAnsi" w:eastAsiaTheme="minorEastAsia" w:hAnsiTheme="minorHAnsi" w:cstheme="minorBidi"/>
          <w:noProof/>
          <w:color w:val="auto"/>
          <w:sz w:val="22"/>
          <w:szCs w:val="22"/>
        </w:rPr>
      </w:pPr>
      <w:del w:id="337" w:author="Mike Wang" w:date="2017-12-15T15:52:00Z">
        <w:r w:rsidRPr="00883CE9" w:rsidDel="00883CE9">
          <w:rPr>
            <w:rStyle w:val="Hyperlink"/>
            <w:noProof/>
          </w:rPr>
          <w:delText>Figure 21:setup function, initiate wifi connection</w:delText>
        </w:r>
        <w:r w:rsidDel="00883CE9">
          <w:rPr>
            <w:noProof/>
            <w:webHidden/>
          </w:rPr>
          <w:tab/>
          <w:delText>40</w:delText>
        </w:r>
      </w:del>
    </w:p>
    <w:p w14:paraId="445BE948" w14:textId="1F88F19E" w:rsidR="003A338F" w:rsidDel="00883CE9" w:rsidRDefault="003A338F">
      <w:pPr>
        <w:pStyle w:val="TableofFigures"/>
        <w:tabs>
          <w:tab w:val="right" w:leader="dot" w:pos="9350"/>
        </w:tabs>
        <w:rPr>
          <w:del w:id="338" w:author="Mike Wang" w:date="2017-12-15T15:52:00Z"/>
          <w:rFonts w:asciiTheme="minorHAnsi" w:eastAsiaTheme="minorEastAsia" w:hAnsiTheme="minorHAnsi" w:cstheme="minorBidi"/>
          <w:noProof/>
          <w:color w:val="auto"/>
          <w:sz w:val="22"/>
          <w:szCs w:val="22"/>
        </w:rPr>
      </w:pPr>
      <w:del w:id="339" w:author="Mike Wang" w:date="2017-12-15T15:52:00Z">
        <w:r w:rsidRPr="00883CE9" w:rsidDel="00883CE9">
          <w:rPr>
            <w:rStyle w:val="Hyperlink"/>
            <w:noProof/>
          </w:rPr>
          <w:delText>Figure 22:loop to collect data and send to broker</w:delText>
        </w:r>
        <w:r w:rsidDel="00883CE9">
          <w:rPr>
            <w:noProof/>
            <w:webHidden/>
          </w:rPr>
          <w:tab/>
          <w:delText>41</w:delText>
        </w:r>
      </w:del>
    </w:p>
    <w:p w14:paraId="151156C9" w14:textId="2ECFFE90" w:rsidR="003A338F" w:rsidDel="00883CE9" w:rsidRDefault="003A338F">
      <w:pPr>
        <w:pStyle w:val="TableofFigures"/>
        <w:tabs>
          <w:tab w:val="right" w:leader="dot" w:pos="9350"/>
        </w:tabs>
        <w:rPr>
          <w:del w:id="340" w:author="Mike Wang" w:date="2017-12-15T15:52:00Z"/>
          <w:rFonts w:asciiTheme="minorHAnsi" w:eastAsiaTheme="minorEastAsia" w:hAnsiTheme="minorHAnsi" w:cstheme="minorBidi"/>
          <w:noProof/>
          <w:color w:val="auto"/>
          <w:sz w:val="22"/>
          <w:szCs w:val="22"/>
        </w:rPr>
      </w:pPr>
      <w:del w:id="341" w:author="Mike Wang" w:date="2017-12-15T15:52:00Z">
        <w:r w:rsidRPr="00883CE9" w:rsidDel="00883CE9">
          <w:rPr>
            <w:rStyle w:val="Hyperlink"/>
            <w:noProof/>
          </w:rPr>
          <w:delText>Figure 23:human detection algorithm</w:delText>
        </w:r>
        <w:r w:rsidDel="00883CE9">
          <w:rPr>
            <w:noProof/>
            <w:webHidden/>
          </w:rPr>
          <w:tab/>
          <w:delText>42</w:delText>
        </w:r>
      </w:del>
    </w:p>
    <w:p w14:paraId="553B1883" w14:textId="5023A13E" w:rsidR="003A338F" w:rsidDel="00883CE9" w:rsidRDefault="003A338F">
      <w:pPr>
        <w:pStyle w:val="TableofFigures"/>
        <w:tabs>
          <w:tab w:val="right" w:leader="dot" w:pos="9350"/>
        </w:tabs>
        <w:rPr>
          <w:del w:id="342" w:author="Mike Wang" w:date="2017-12-15T15:52:00Z"/>
          <w:rFonts w:asciiTheme="minorHAnsi" w:eastAsiaTheme="minorEastAsia" w:hAnsiTheme="minorHAnsi" w:cstheme="minorBidi"/>
          <w:noProof/>
          <w:color w:val="auto"/>
          <w:sz w:val="22"/>
          <w:szCs w:val="22"/>
        </w:rPr>
      </w:pPr>
      <w:del w:id="343" w:author="Mike Wang" w:date="2017-12-15T15:52:00Z">
        <w:r w:rsidRPr="00883CE9" w:rsidDel="00883CE9">
          <w:rPr>
            <w:rStyle w:val="Hyperlink"/>
            <w:noProof/>
          </w:rPr>
          <w:delText>Figure 24:MQTT sending routine</w:delText>
        </w:r>
        <w:r w:rsidDel="00883CE9">
          <w:rPr>
            <w:noProof/>
            <w:webHidden/>
          </w:rPr>
          <w:tab/>
          <w:delText>43</w:delText>
        </w:r>
      </w:del>
    </w:p>
    <w:p w14:paraId="57283BF8" w14:textId="77777777" w:rsidR="00615F0D" w:rsidRDefault="003A338F">
      <w:pPr>
        <w:rPr>
          <w:rFonts w:eastAsia="Times New Roman"/>
          <w:b/>
          <w:sz w:val="28"/>
          <w:szCs w:val="28"/>
        </w:rPr>
      </w:pPr>
      <w:r>
        <w:rPr>
          <w:rFonts w:eastAsia="Times New Roman"/>
          <w:b/>
          <w:sz w:val="28"/>
          <w:szCs w:val="28"/>
        </w:rPr>
        <w:fldChar w:fldCharType="end"/>
      </w:r>
    </w:p>
    <w:p w14:paraId="3D9185E4" w14:textId="77777777" w:rsidR="00615F0D" w:rsidRDefault="00615F0D">
      <w:pPr>
        <w:rPr>
          <w:rFonts w:eastAsia="Times New Roman"/>
          <w:b/>
          <w:sz w:val="28"/>
          <w:szCs w:val="28"/>
        </w:rPr>
      </w:pPr>
    </w:p>
    <w:p w14:paraId="12CA4BC8" w14:textId="77777777" w:rsidR="00615F0D" w:rsidRDefault="00615F0D">
      <w:pPr>
        <w:rPr>
          <w:rFonts w:eastAsia="Times New Roman"/>
          <w:b/>
          <w:sz w:val="28"/>
          <w:szCs w:val="28"/>
        </w:rPr>
      </w:pPr>
    </w:p>
    <w:p w14:paraId="75C9E3DC" w14:textId="77777777" w:rsidR="00615F0D" w:rsidRDefault="00615F0D">
      <w:pPr>
        <w:rPr>
          <w:rFonts w:eastAsia="Times New Roman"/>
          <w:b/>
          <w:sz w:val="28"/>
          <w:szCs w:val="28"/>
        </w:rPr>
      </w:pPr>
    </w:p>
    <w:p w14:paraId="5D377591" w14:textId="77777777" w:rsidR="00615F0D" w:rsidRDefault="00615F0D">
      <w:pPr>
        <w:rPr>
          <w:rFonts w:eastAsia="Times New Roman"/>
          <w:b/>
          <w:sz w:val="28"/>
          <w:szCs w:val="28"/>
        </w:rPr>
      </w:pPr>
    </w:p>
    <w:p w14:paraId="33A62540" w14:textId="77777777" w:rsidR="00615F0D" w:rsidRDefault="00615F0D">
      <w:pPr>
        <w:rPr>
          <w:rFonts w:eastAsia="Times New Roman"/>
          <w:b/>
          <w:sz w:val="28"/>
          <w:szCs w:val="28"/>
        </w:rPr>
      </w:pPr>
    </w:p>
    <w:p w14:paraId="07EFDF78" w14:textId="77777777" w:rsidR="00615F0D" w:rsidRDefault="00615F0D">
      <w:pPr>
        <w:rPr>
          <w:rFonts w:eastAsia="Times New Roman"/>
          <w:b/>
          <w:sz w:val="28"/>
          <w:szCs w:val="28"/>
        </w:rPr>
      </w:pPr>
    </w:p>
    <w:p w14:paraId="185CC28E" w14:textId="77777777" w:rsidR="00615F0D" w:rsidRDefault="00615F0D">
      <w:pPr>
        <w:rPr>
          <w:rFonts w:eastAsia="Times New Roman"/>
          <w:b/>
          <w:sz w:val="28"/>
          <w:szCs w:val="28"/>
        </w:rPr>
      </w:pPr>
    </w:p>
    <w:p w14:paraId="39A091C3" w14:textId="77777777" w:rsidR="00615F0D" w:rsidRDefault="00615F0D">
      <w:pPr>
        <w:rPr>
          <w:rFonts w:eastAsia="Times New Roman"/>
          <w:b/>
          <w:sz w:val="28"/>
          <w:szCs w:val="28"/>
        </w:rPr>
      </w:pPr>
    </w:p>
    <w:p w14:paraId="6004A6F3" w14:textId="77777777" w:rsidR="00615F0D" w:rsidRDefault="00615F0D">
      <w:pPr>
        <w:rPr>
          <w:rFonts w:eastAsia="Times New Roman"/>
          <w:b/>
          <w:sz w:val="28"/>
          <w:szCs w:val="28"/>
        </w:rPr>
      </w:pPr>
    </w:p>
    <w:p w14:paraId="2D85B290" w14:textId="77777777" w:rsidR="00615F0D" w:rsidRDefault="00615F0D">
      <w:pPr>
        <w:rPr>
          <w:rFonts w:eastAsia="Times New Roman"/>
          <w:b/>
          <w:sz w:val="28"/>
          <w:szCs w:val="28"/>
        </w:rPr>
      </w:pPr>
    </w:p>
    <w:p w14:paraId="7D200292" w14:textId="77777777" w:rsidR="00615F0D" w:rsidRDefault="00615F0D">
      <w:pPr>
        <w:rPr>
          <w:rFonts w:eastAsia="Times New Roman"/>
          <w:b/>
          <w:sz w:val="28"/>
          <w:szCs w:val="28"/>
        </w:rPr>
      </w:pPr>
    </w:p>
    <w:p w14:paraId="500F8716" w14:textId="77777777" w:rsidR="00615F0D" w:rsidRDefault="00615F0D">
      <w:pPr>
        <w:rPr>
          <w:rFonts w:eastAsia="Times New Roman"/>
          <w:b/>
          <w:sz w:val="28"/>
          <w:szCs w:val="28"/>
        </w:rPr>
      </w:pPr>
    </w:p>
    <w:p w14:paraId="7EBE2E21" w14:textId="77777777" w:rsidR="00615F0D" w:rsidRDefault="00615F0D">
      <w:pPr>
        <w:rPr>
          <w:rFonts w:eastAsia="Times New Roman"/>
          <w:b/>
          <w:sz w:val="28"/>
          <w:szCs w:val="28"/>
        </w:rPr>
      </w:pPr>
    </w:p>
    <w:p w14:paraId="60FCB1B4" w14:textId="77777777" w:rsidR="00615F0D" w:rsidRDefault="00615F0D">
      <w:pPr>
        <w:rPr>
          <w:rFonts w:eastAsia="Times New Roman"/>
          <w:b/>
          <w:sz w:val="28"/>
          <w:szCs w:val="28"/>
        </w:rPr>
      </w:pPr>
    </w:p>
    <w:p w14:paraId="593A4132" w14:textId="77777777" w:rsidR="00615F0D" w:rsidRDefault="00615F0D">
      <w:pPr>
        <w:rPr>
          <w:rFonts w:eastAsia="Times New Roman"/>
          <w:b/>
          <w:sz w:val="28"/>
          <w:szCs w:val="28"/>
        </w:rPr>
      </w:pPr>
    </w:p>
    <w:p w14:paraId="2AE41034" w14:textId="77777777" w:rsidR="00615F0D" w:rsidRDefault="00615F0D">
      <w:pPr>
        <w:rPr>
          <w:rFonts w:eastAsia="Times New Roman"/>
          <w:b/>
          <w:sz w:val="28"/>
          <w:szCs w:val="28"/>
        </w:rPr>
      </w:pPr>
    </w:p>
    <w:p w14:paraId="0A4E6A18" w14:textId="77777777" w:rsidR="00615F0D" w:rsidRDefault="00615F0D">
      <w:pPr>
        <w:rPr>
          <w:rFonts w:eastAsia="Times New Roman"/>
          <w:b/>
          <w:sz w:val="28"/>
          <w:szCs w:val="28"/>
        </w:rPr>
      </w:pPr>
    </w:p>
    <w:p w14:paraId="7D48CDF7" w14:textId="77777777" w:rsidR="00615F0D" w:rsidRDefault="00615F0D">
      <w:pPr>
        <w:rPr>
          <w:rFonts w:eastAsia="Times New Roman"/>
          <w:b/>
          <w:sz w:val="28"/>
          <w:szCs w:val="28"/>
        </w:rPr>
      </w:pPr>
    </w:p>
    <w:p w14:paraId="6D128639" w14:textId="77777777" w:rsidR="00615F0D" w:rsidRDefault="00615F0D">
      <w:pPr>
        <w:rPr>
          <w:rFonts w:eastAsia="Times New Roman"/>
          <w:b/>
          <w:sz w:val="28"/>
          <w:szCs w:val="28"/>
        </w:rPr>
      </w:pPr>
    </w:p>
    <w:p w14:paraId="7AB41E88" w14:textId="77777777" w:rsidR="00615F0D" w:rsidRDefault="00615F0D">
      <w:pPr>
        <w:rPr>
          <w:rFonts w:eastAsia="Times New Roman"/>
          <w:b/>
          <w:sz w:val="28"/>
          <w:szCs w:val="28"/>
        </w:rPr>
      </w:pPr>
    </w:p>
    <w:p w14:paraId="6B0441E9" w14:textId="77777777" w:rsidR="00615F0D" w:rsidRDefault="00615F0D">
      <w:pPr>
        <w:rPr>
          <w:rFonts w:eastAsia="Times New Roman"/>
          <w:b/>
          <w:sz w:val="28"/>
          <w:szCs w:val="28"/>
        </w:rPr>
      </w:pPr>
    </w:p>
    <w:p w14:paraId="1D618740" w14:textId="77777777" w:rsidR="00615F0D" w:rsidRDefault="00615F0D">
      <w:pPr>
        <w:rPr>
          <w:rFonts w:eastAsia="Times New Roman"/>
          <w:b/>
          <w:sz w:val="28"/>
          <w:szCs w:val="28"/>
        </w:rPr>
      </w:pPr>
    </w:p>
    <w:p w14:paraId="418E629D" w14:textId="77777777" w:rsidR="00615F0D" w:rsidRDefault="00615F0D">
      <w:pPr>
        <w:rPr>
          <w:rFonts w:eastAsia="Times New Roman"/>
          <w:b/>
          <w:sz w:val="28"/>
          <w:szCs w:val="28"/>
        </w:rPr>
      </w:pPr>
    </w:p>
    <w:p w14:paraId="0E69FC00" w14:textId="77777777" w:rsidR="00615F0D" w:rsidRDefault="00615F0D">
      <w:pPr>
        <w:rPr>
          <w:rFonts w:eastAsia="Times New Roman"/>
          <w:b/>
          <w:sz w:val="28"/>
          <w:szCs w:val="28"/>
        </w:rPr>
      </w:pPr>
    </w:p>
    <w:p w14:paraId="12F5531C" w14:textId="77777777" w:rsidR="003A338F" w:rsidRDefault="003A338F">
      <w:pPr>
        <w:rPr>
          <w:rFonts w:eastAsia="Times New Roman"/>
          <w:b/>
          <w:sz w:val="28"/>
          <w:szCs w:val="28"/>
        </w:rPr>
      </w:pPr>
    </w:p>
    <w:p w14:paraId="68821B1B" w14:textId="77777777" w:rsidR="003A338F" w:rsidRDefault="003A338F">
      <w:pPr>
        <w:rPr>
          <w:rFonts w:eastAsia="Times New Roman"/>
          <w:b/>
          <w:sz w:val="28"/>
          <w:szCs w:val="28"/>
        </w:rPr>
      </w:pPr>
    </w:p>
    <w:p w14:paraId="6256D504" w14:textId="77777777" w:rsidR="003A338F" w:rsidRDefault="003A338F">
      <w:pPr>
        <w:rPr>
          <w:rFonts w:eastAsia="Times New Roman"/>
          <w:b/>
          <w:sz w:val="28"/>
          <w:szCs w:val="28"/>
        </w:rPr>
      </w:pPr>
    </w:p>
    <w:p w14:paraId="3836DE1C" w14:textId="77777777" w:rsidR="003A338F" w:rsidRDefault="003A338F">
      <w:pPr>
        <w:rPr>
          <w:rFonts w:eastAsia="Times New Roman"/>
          <w:b/>
          <w:sz w:val="28"/>
          <w:szCs w:val="28"/>
        </w:rPr>
      </w:pPr>
    </w:p>
    <w:p w14:paraId="2BF3A1FA" w14:textId="77777777" w:rsidR="003A338F" w:rsidRDefault="003A338F">
      <w:pPr>
        <w:rPr>
          <w:rFonts w:eastAsia="Times New Roman"/>
          <w:b/>
          <w:sz w:val="28"/>
          <w:szCs w:val="28"/>
        </w:rPr>
      </w:pPr>
    </w:p>
    <w:p w14:paraId="3C99CA70" w14:textId="77777777" w:rsidR="003A338F" w:rsidRDefault="003A338F">
      <w:pPr>
        <w:rPr>
          <w:rFonts w:eastAsia="Times New Roman"/>
          <w:b/>
          <w:sz w:val="28"/>
          <w:szCs w:val="28"/>
        </w:rPr>
      </w:pPr>
    </w:p>
    <w:p w14:paraId="72F803A0" w14:textId="77777777" w:rsidR="003A338F" w:rsidRDefault="003A338F">
      <w:pPr>
        <w:rPr>
          <w:rFonts w:eastAsia="Times New Roman"/>
          <w:b/>
          <w:sz w:val="28"/>
          <w:szCs w:val="28"/>
        </w:rPr>
      </w:pPr>
    </w:p>
    <w:p w14:paraId="2FB00245" w14:textId="77777777" w:rsidR="003A338F" w:rsidRDefault="003A338F">
      <w:pPr>
        <w:rPr>
          <w:rFonts w:eastAsia="Times New Roman"/>
          <w:b/>
          <w:sz w:val="28"/>
          <w:szCs w:val="28"/>
        </w:rPr>
      </w:pPr>
    </w:p>
    <w:p w14:paraId="0E53CF56" w14:textId="77777777" w:rsidR="003A338F" w:rsidRDefault="003A338F">
      <w:pPr>
        <w:rPr>
          <w:rFonts w:eastAsia="Times New Roman"/>
          <w:b/>
          <w:sz w:val="28"/>
          <w:szCs w:val="28"/>
        </w:rPr>
      </w:pPr>
    </w:p>
    <w:p w14:paraId="4045C78C" w14:textId="77777777" w:rsidR="003A338F" w:rsidRDefault="003A338F">
      <w:pPr>
        <w:rPr>
          <w:rFonts w:eastAsia="Times New Roman"/>
          <w:b/>
          <w:sz w:val="28"/>
          <w:szCs w:val="28"/>
        </w:rPr>
      </w:pPr>
    </w:p>
    <w:p w14:paraId="50050D44" w14:textId="77777777" w:rsidR="003A338F" w:rsidRDefault="003A338F">
      <w:pPr>
        <w:rPr>
          <w:rFonts w:eastAsia="Times New Roman"/>
          <w:b/>
          <w:sz w:val="28"/>
          <w:szCs w:val="28"/>
        </w:rPr>
      </w:pPr>
    </w:p>
    <w:p w14:paraId="6CDAC783" w14:textId="77777777" w:rsidR="00E618F5" w:rsidRDefault="005942A1">
      <w:r>
        <w:rPr>
          <w:rFonts w:eastAsia="Times New Roman"/>
          <w:b/>
          <w:sz w:val="28"/>
          <w:szCs w:val="28"/>
        </w:rPr>
        <w:t>Abstract</w:t>
      </w:r>
      <w:r>
        <w:t xml:space="preserve"> </w:t>
      </w:r>
    </w:p>
    <w:p w14:paraId="2024D651" w14:textId="77777777" w:rsidR="00E618F5" w:rsidRDefault="005942A1">
      <w:pPr>
        <w:spacing w:after="0" w:line="360" w:lineRule="auto"/>
        <w:ind w:firstLine="720"/>
        <w:rPr>
          <w:b/>
          <w:sz w:val="34"/>
          <w:szCs w:val="34"/>
        </w:rPr>
      </w:pPr>
      <w:r>
        <w:rPr>
          <w:sz w:val="22"/>
          <w:szCs w:val="22"/>
        </w:rPr>
        <w:t>The Vacant Seat Detector System (VSDS) is an urgent call of needs. It should allow any student, walking into Rice Hall, to know where the vacant seats are on a webpage or a mobile App. As the idea of the goodness of Internet of Things (IoT</w:t>
      </w:r>
      <w:r w:rsidR="003A338F">
        <w:rPr>
          <w:sz w:val="22"/>
          <w:szCs w:val="22"/>
        </w:rPr>
        <w:t xml:space="preserve">), </w:t>
      </w:r>
      <w:r w:rsidR="003A338F">
        <w:rPr>
          <w:sz w:val="21"/>
          <w:szCs w:val="21"/>
          <w:highlight w:val="white"/>
        </w:rPr>
        <w:t>“</w:t>
      </w:r>
      <w:r>
        <w:rPr>
          <w:sz w:val="21"/>
          <w:szCs w:val="21"/>
          <w:highlight w:val="white"/>
        </w:rPr>
        <w:t xml:space="preserve">a system creating opportunities for more direct integration of the physical world into computer-based </w:t>
      </w:r>
      <w:r w:rsidR="003A338F">
        <w:rPr>
          <w:sz w:val="21"/>
          <w:szCs w:val="21"/>
          <w:highlight w:val="white"/>
        </w:rPr>
        <w:t>systems” [</w:t>
      </w:r>
      <w:r>
        <w:rPr>
          <w:sz w:val="21"/>
          <w:szCs w:val="21"/>
          <w:highlight w:val="white"/>
        </w:rPr>
        <w:t>1]</w:t>
      </w:r>
      <w:r>
        <w:rPr>
          <w:sz w:val="22"/>
          <w:szCs w:val="22"/>
        </w:rPr>
        <w:t>, has been brought into public focus, our VSDS helps to convert this new concept into a tangible tool that eases students’ lives. The system acts as a distributed sensing system: when the distributed device is fed with an infrared signal (a person sit in a designated area</w:t>
      </w:r>
      <w:r w:rsidR="003A338F">
        <w:rPr>
          <w:sz w:val="22"/>
          <w:szCs w:val="22"/>
        </w:rPr>
        <w:t>);</w:t>
      </w:r>
      <w:r>
        <w:rPr>
          <w:sz w:val="22"/>
          <w:szCs w:val="22"/>
        </w:rPr>
        <w:t xml:space="preserve"> the web APP would display that area as “occupied” in real-time. The end product of this project will be composed of distributed units, each containing an IR sensor, </w:t>
      </w:r>
      <w:r w:rsidRPr="005942A1">
        <w:rPr>
          <w:noProof/>
          <w:sz w:val="22"/>
          <w:szCs w:val="22"/>
        </w:rPr>
        <w:t>a</w:t>
      </w:r>
      <w:r>
        <w:rPr>
          <w:sz w:val="22"/>
          <w:szCs w:val="22"/>
        </w:rPr>
        <w:t xml:space="preserve"> CC3200 </w:t>
      </w:r>
      <w:r w:rsidR="003A338F">
        <w:rPr>
          <w:sz w:val="22"/>
          <w:szCs w:val="22"/>
        </w:rPr>
        <w:t>Wi-Fi</w:t>
      </w:r>
      <w:r>
        <w:rPr>
          <w:sz w:val="22"/>
          <w:szCs w:val="22"/>
        </w:rPr>
        <w:t xml:space="preserve"> enabled processor, a central web server running on AWS EC2 and a web user </w:t>
      </w:r>
      <w:r w:rsidRPr="005942A1">
        <w:rPr>
          <w:noProof/>
          <w:sz w:val="22"/>
          <w:szCs w:val="22"/>
        </w:rPr>
        <w:t>interface</w:t>
      </w:r>
      <w:r>
        <w:rPr>
          <w:noProof/>
          <w:sz w:val="22"/>
          <w:szCs w:val="22"/>
        </w:rPr>
        <w:t>s</w:t>
      </w:r>
      <w:r>
        <w:rPr>
          <w:sz w:val="22"/>
          <w:szCs w:val="22"/>
        </w:rPr>
        <w:t xml:space="preserve"> written in </w:t>
      </w:r>
      <w:r>
        <w:rPr>
          <w:noProof/>
          <w:sz w:val="22"/>
          <w:szCs w:val="22"/>
        </w:rPr>
        <w:t>D</w:t>
      </w:r>
      <w:r w:rsidRPr="005942A1">
        <w:rPr>
          <w:noProof/>
          <w:sz w:val="22"/>
          <w:szCs w:val="22"/>
        </w:rPr>
        <w:t>jango</w:t>
      </w:r>
      <w:r>
        <w:rPr>
          <w:sz w:val="22"/>
          <w:szCs w:val="22"/>
        </w:rPr>
        <w:t xml:space="preserve"> framework.</w:t>
      </w:r>
    </w:p>
    <w:p w14:paraId="403EA04A" w14:textId="77777777" w:rsidR="00E618F5" w:rsidRDefault="00E618F5"/>
    <w:p w14:paraId="3D981FEF" w14:textId="77777777" w:rsidR="00E618F5" w:rsidRDefault="005942A1">
      <w:pPr>
        <w:pStyle w:val="Heading2"/>
        <w:rPr>
          <w:sz w:val="22"/>
          <w:szCs w:val="22"/>
        </w:rPr>
      </w:pPr>
      <w:bookmarkStart w:id="344" w:name="_Toc501116533"/>
      <w:bookmarkStart w:id="345" w:name="_Toc501116867"/>
      <w:r>
        <w:t>Background</w:t>
      </w:r>
      <w:bookmarkEnd w:id="344"/>
      <w:bookmarkEnd w:id="345"/>
    </w:p>
    <w:p w14:paraId="100DE0A1" w14:textId="77777777" w:rsidR="00E618F5" w:rsidRDefault="005942A1">
      <w:pPr>
        <w:spacing w:after="0" w:line="360" w:lineRule="auto"/>
        <w:ind w:firstLine="720"/>
        <w:rPr>
          <w:sz w:val="22"/>
          <w:szCs w:val="22"/>
        </w:rPr>
      </w:pPr>
      <w:r>
        <w:rPr>
          <w:sz w:val="22"/>
          <w:szCs w:val="22"/>
        </w:rPr>
        <w:t xml:space="preserve">Anyone who has studied at Rice Hall previously knows that it is a huge pain going through all the floors to find an available study spot. To resolve this pain point, my team has decided to implement a seat detection </w:t>
      </w:r>
      <w:r w:rsidR="00615F0D">
        <w:rPr>
          <w:sz w:val="22"/>
          <w:szCs w:val="22"/>
        </w:rPr>
        <w:t>system [</w:t>
      </w:r>
      <w:r>
        <w:rPr>
          <w:sz w:val="22"/>
          <w:szCs w:val="22"/>
        </w:rPr>
        <w:t xml:space="preserve">11] for Rice Hall, so any student who comes to find a study spot can know where the available places are without wandering through all the floor space of the building. For </w:t>
      </w:r>
      <w:r w:rsidRPr="005942A1">
        <w:rPr>
          <w:noProof/>
          <w:sz w:val="22"/>
          <w:szCs w:val="22"/>
        </w:rPr>
        <w:t>example</w:t>
      </w:r>
      <w:r>
        <w:rPr>
          <w:noProof/>
          <w:sz w:val="22"/>
          <w:szCs w:val="22"/>
        </w:rPr>
        <w:t>,</w:t>
      </w:r>
      <w:r>
        <w:rPr>
          <w:sz w:val="22"/>
          <w:szCs w:val="22"/>
        </w:rPr>
        <w:t xml:space="preserve"> occupancy sensors are installed and widely </w:t>
      </w:r>
      <w:r w:rsidRPr="005942A1">
        <w:rPr>
          <w:noProof/>
          <w:sz w:val="22"/>
          <w:szCs w:val="22"/>
        </w:rPr>
        <w:t>use</w:t>
      </w:r>
      <w:r>
        <w:rPr>
          <w:noProof/>
          <w:sz w:val="22"/>
          <w:szCs w:val="22"/>
        </w:rPr>
        <w:t>d</w:t>
      </w:r>
      <w:r>
        <w:rPr>
          <w:sz w:val="22"/>
          <w:szCs w:val="22"/>
        </w:rPr>
        <w:t xml:space="preserve"> in modern parking lots for shopping malls (US. Department of </w:t>
      </w:r>
      <w:r w:rsidR="00615F0D">
        <w:rPr>
          <w:sz w:val="22"/>
          <w:szCs w:val="22"/>
        </w:rPr>
        <w:t>Energy) [</w:t>
      </w:r>
      <w:r>
        <w:rPr>
          <w:sz w:val="22"/>
          <w:szCs w:val="22"/>
        </w:rPr>
        <w:t>8]. To cope with the accompanying high traffic volume, the vacant spot detection system informs the customers how many and where the vacant parking spaces exist.  Another example is the activation of airbags on passenger seats in cars(Becker</w:t>
      </w:r>
      <w:r w:rsidR="00615F0D">
        <w:rPr>
          <w:sz w:val="22"/>
          <w:szCs w:val="22"/>
        </w:rPr>
        <w:t>) [</w:t>
      </w:r>
      <w:r>
        <w:rPr>
          <w:sz w:val="22"/>
          <w:szCs w:val="22"/>
        </w:rPr>
        <w:t>9]. When the seats do not smartly detect any passenger, the airbag is automatically deactivated in order to reduce the meaningless cost of an accident.</w:t>
      </w:r>
    </w:p>
    <w:p w14:paraId="7F6F3AEE" w14:textId="77777777" w:rsidR="00E618F5" w:rsidRDefault="005942A1">
      <w:pPr>
        <w:spacing w:after="0" w:line="360" w:lineRule="auto"/>
        <w:ind w:left="720" w:firstLine="720"/>
        <w:rPr>
          <w:sz w:val="22"/>
          <w:szCs w:val="22"/>
        </w:rPr>
      </w:pPr>
      <w:r>
        <w:rPr>
          <w:sz w:val="22"/>
          <w:szCs w:val="22"/>
        </w:rPr>
        <w:t xml:space="preserve"> </w:t>
      </w:r>
    </w:p>
    <w:p w14:paraId="6934B05F" w14:textId="77777777" w:rsidR="00E618F5" w:rsidRDefault="005942A1">
      <w:pPr>
        <w:spacing w:after="0" w:line="360" w:lineRule="auto"/>
        <w:ind w:firstLine="720"/>
        <w:rPr>
          <w:sz w:val="22"/>
          <w:szCs w:val="22"/>
        </w:rPr>
      </w:pPr>
      <w:r>
        <w:rPr>
          <w:sz w:val="22"/>
          <w:szCs w:val="22"/>
        </w:rPr>
        <w:lastRenderedPageBreak/>
        <w:t xml:space="preserve">One unique area of our project is that our detection system will be the first that incorporate occupancy sensors and internet server connection to enable users easily access the vacancy status of seats for their convenience. Another unique area of our occupancy sensor is that it involves the Mixed-Signal Microcontroller 430 and its </w:t>
      </w:r>
      <w:r w:rsidR="00615F0D">
        <w:rPr>
          <w:sz w:val="22"/>
          <w:szCs w:val="22"/>
        </w:rPr>
        <w:t>Wi-Fi</w:t>
      </w:r>
      <w:r>
        <w:rPr>
          <w:sz w:val="22"/>
          <w:szCs w:val="22"/>
        </w:rPr>
        <w:t xml:space="preserve"> booster, which allows us to connect the device to internet via MQTT and send data to be processed onto the server(Sinha</w:t>
      </w:r>
      <w:r w:rsidR="003A338F">
        <w:rPr>
          <w:sz w:val="22"/>
          <w:szCs w:val="22"/>
        </w:rPr>
        <w:t>) [</w:t>
      </w:r>
      <w:r>
        <w:rPr>
          <w:sz w:val="22"/>
          <w:szCs w:val="22"/>
        </w:rPr>
        <w:t>10].</w:t>
      </w:r>
    </w:p>
    <w:p w14:paraId="255F2CB7" w14:textId="77777777" w:rsidR="00E618F5" w:rsidRDefault="005942A1">
      <w:pPr>
        <w:spacing w:after="0" w:line="360" w:lineRule="auto"/>
        <w:ind w:firstLine="720"/>
        <w:rPr>
          <w:sz w:val="22"/>
          <w:szCs w:val="22"/>
        </w:rPr>
      </w:pPr>
      <w:r>
        <w:rPr>
          <w:sz w:val="22"/>
          <w:szCs w:val="22"/>
        </w:rPr>
        <w:t xml:space="preserve"> </w:t>
      </w:r>
    </w:p>
    <w:p w14:paraId="4F433A27" w14:textId="77777777" w:rsidR="00E618F5" w:rsidRDefault="005942A1">
      <w:pPr>
        <w:spacing w:after="0" w:line="360" w:lineRule="auto"/>
        <w:ind w:firstLine="720"/>
        <w:rPr>
          <w:sz w:val="22"/>
          <w:szCs w:val="22"/>
        </w:rPr>
      </w:pPr>
      <w:r>
        <w:rPr>
          <w:sz w:val="22"/>
          <w:szCs w:val="22"/>
        </w:rPr>
        <w:t xml:space="preserve">Our team aims to bring a similar people-detecting system to Rice Hall by uniquely utilizing knowledge gained from previous courses, such as Web Technologies from CS3240 for displaying results of IR sensor data, </w:t>
      </w:r>
      <w:r w:rsidRPr="005942A1">
        <w:rPr>
          <w:noProof/>
          <w:sz w:val="22"/>
          <w:szCs w:val="22"/>
        </w:rPr>
        <w:t>low</w:t>
      </w:r>
      <w:r>
        <w:rPr>
          <w:noProof/>
          <w:sz w:val="22"/>
          <w:szCs w:val="22"/>
        </w:rPr>
        <w:t>-</w:t>
      </w:r>
      <w:r w:rsidRPr="005942A1">
        <w:rPr>
          <w:noProof/>
          <w:sz w:val="22"/>
          <w:szCs w:val="22"/>
        </w:rPr>
        <w:t>level</w:t>
      </w:r>
      <w:r>
        <w:rPr>
          <w:sz w:val="22"/>
          <w:szCs w:val="22"/>
        </w:rPr>
        <w:t xml:space="preserve"> C programming in Code Composer Studio learned in ECE 3430 Introduction to Embedded Computer Systems, and the critical circuit building and designing experience gained from Fundamental </w:t>
      </w:r>
      <w:r w:rsidR="003A338F">
        <w:rPr>
          <w:sz w:val="22"/>
          <w:szCs w:val="22"/>
        </w:rPr>
        <w:t>I,</w:t>
      </w:r>
      <w:r>
        <w:rPr>
          <w:sz w:val="22"/>
          <w:szCs w:val="22"/>
        </w:rPr>
        <w:t xml:space="preserve"> II and III. Aside from those tools introduced in past classes, we will also do researches on CAD for 3-D printing cases and parallel programming for running scripts on </w:t>
      </w:r>
      <w:r w:rsidRPr="005942A1">
        <w:rPr>
          <w:noProof/>
          <w:sz w:val="22"/>
          <w:szCs w:val="22"/>
        </w:rPr>
        <w:t>web</w:t>
      </w:r>
      <w:r>
        <w:rPr>
          <w:noProof/>
          <w:sz w:val="22"/>
          <w:szCs w:val="22"/>
        </w:rPr>
        <w:t xml:space="preserve"> </w:t>
      </w:r>
      <w:r w:rsidRPr="005942A1">
        <w:rPr>
          <w:noProof/>
          <w:sz w:val="22"/>
          <w:szCs w:val="22"/>
        </w:rPr>
        <w:t>pages</w:t>
      </w:r>
      <w:r>
        <w:rPr>
          <w:sz w:val="22"/>
          <w:szCs w:val="22"/>
        </w:rPr>
        <w:t>.</w:t>
      </w:r>
    </w:p>
    <w:p w14:paraId="611AC38E" w14:textId="77777777" w:rsidR="00E618F5" w:rsidRDefault="00E618F5">
      <w:pPr>
        <w:spacing w:after="0" w:line="360" w:lineRule="auto"/>
        <w:ind w:firstLine="720"/>
        <w:rPr>
          <w:sz w:val="22"/>
          <w:szCs w:val="22"/>
        </w:rPr>
      </w:pPr>
    </w:p>
    <w:p w14:paraId="5ACD132C" w14:textId="77777777" w:rsidR="00E618F5" w:rsidRDefault="00E618F5"/>
    <w:p w14:paraId="0865711B" w14:textId="77777777" w:rsidR="00E618F5" w:rsidRDefault="005942A1">
      <w:pPr>
        <w:pStyle w:val="Heading2"/>
      </w:pPr>
      <w:bookmarkStart w:id="346" w:name="_Toc501116534"/>
      <w:bookmarkStart w:id="347" w:name="_Toc501116868"/>
      <w:r>
        <w:t>Constraints (Design, Economic and Cost Constraints)</w:t>
      </w:r>
      <w:bookmarkEnd w:id="346"/>
      <w:bookmarkEnd w:id="347"/>
    </w:p>
    <w:p w14:paraId="36B0BE6C" w14:textId="77777777" w:rsidR="00E618F5" w:rsidRDefault="005942A1">
      <w:pPr>
        <w:spacing w:after="0" w:line="360" w:lineRule="auto"/>
        <w:ind w:firstLine="720"/>
      </w:pPr>
      <w:r>
        <w:t xml:space="preserve">One major constraint area is privacy for the users, and it can be grouped into two sets issues. One is that by constantly displaying online the status of occupancy for seats in Rice Hall renders limited privacy protection for the users. In addition, this also proposes safety concerns, for it exposes occupancy information. In addition, the data collected from the sensors can be further processed and extracted to analyze usage patterns to minimize energy consumption. The protocols that we set for our device must be on par with the IEEE standards in order to connect to </w:t>
      </w:r>
      <w:r w:rsidR="00615F0D">
        <w:t>Wi-Fi</w:t>
      </w:r>
      <w:r>
        <w:t xml:space="preserve">. Another constraint is that if one is sitting still in the </w:t>
      </w:r>
      <w:r w:rsidRPr="005942A1">
        <w:rPr>
          <w:noProof/>
        </w:rPr>
        <w:t>seat</w:t>
      </w:r>
      <w:r>
        <w:t xml:space="preserve"> over a long period of time, our sensor may not pick up on that. </w:t>
      </w:r>
      <w:r w:rsidR="00615F0D">
        <w:t>Therefore,</w:t>
      </w:r>
      <w:r>
        <w:t xml:space="preserve"> this is an issue that our software needs to check for and resolve by performing different analysis on the returned data. </w:t>
      </w:r>
    </w:p>
    <w:p w14:paraId="3586161E" w14:textId="77777777" w:rsidR="00E618F5" w:rsidRDefault="005942A1">
      <w:pPr>
        <w:spacing w:after="0" w:line="360" w:lineRule="auto"/>
        <w:ind w:firstLine="720"/>
      </w:pPr>
      <w:r>
        <w:t xml:space="preserve">The installation of our end product should be simple for users who have related basic product knowledge because the connections between the necessary components are already done in the backend. The installation is a one-time process, indicating that after the initial installment, users do not have to worry about another installment during the entire lifespan of the system. After thorough research, we have confirmed the availability of the manufacture components that we would be using. The end product usage is suitable for occupancy detection under various settings. </w:t>
      </w:r>
      <w:r w:rsidRPr="005942A1">
        <w:rPr>
          <w:noProof/>
        </w:rPr>
        <w:t>Also</w:t>
      </w:r>
      <w:r>
        <w:rPr>
          <w:noProof/>
        </w:rPr>
        <w:t>,</w:t>
      </w:r>
      <w:r>
        <w:t xml:space="preserve"> the final size of the end product will not </w:t>
      </w:r>
      <w:r w:rsidRPr="005942A1">
        <w:rPr>
          <w:noProof/>
        </w:rPr>
        <w:t>minimize</w:t>
      </w:r>
      <w:r>
        <w:t xml:space="preserve"> to the full extent due to the lack of advanced manufacture ability. To </w:t>
      </w:r>
      <w:r w:rsidRPr="005942A1">
        <w:rPr>
          <w:noProof/>
        </w:rPr>
        <w:t>mass</w:t>
      </w:r>
      <w:r>
        <w:rPr>
          <w:noProof/>
        </w:rPr>
        <w:t>ive</w:t>
      </w:r>
      <w:r w:rsidRPr="005942A1">
        <w:rPr>
          <w:noProof/>
        </w:rPr>
        <w:t>ly</w:t>
      </w:r>
      <w:r>
        <w:t xml:space="preserve"> reproduce the prototype and launch to the market, </w:t>
      </w:r>
      <w:r>
        <w:lastRenderedPageBreak/>
        <w:t xml:space="preserve">the end product would require partnership with industry level manufacture company to properly design, test, and the </w:t>
      </w:r>
      <w:r w:rsidRPr="005942A1">
        <w:rPr>
          <w:noProof/>
        </w:rPr>
        <w:t>market</w:t>
      </w:r>
      <w:r>
        <w:t xml:space="preserve"> for the finished product. </w:t>
      </w:r>
    </w:p>
    <w:p w14:paraId="740B516A" w14:textId="77777777" w:rsidR="00E618F5" w:rsidRDefault="005942A1">
      <w:pPr>
        <w:spacing w:after="0" w:line="360" w:lineRule="auto"/>
        <w:ind w:firstLine="720"/>
      </w:pPr>
      <w:r>
        <w:t xml:space="preserve">Due to economic constraints, the purchased manufactured parts are coming from different companies with different functionalities, rather than a fully assembled device packaged under industrial standards. The accompanying result is that the performance may be compromised. In </w:t>
      </w:r>
      <w:r w:rsidRPr="005942A1">
        <w:rPr>
          <w:noProof/>
        </w:rPr>
        <w:t>addition</w:t>
      </w:r>
      <w:r>
        <w:rPr>
          <w:noProof/>
        </w:rPr>
        <w:t>,</w:t>
      </w:r>
      <w:r>
        <w:t xml:space="preserve"> because we lack the ability to produce a size-minimized device, the size of the inserted battery is also limited. The environmental impact coming from the IR sensors and the CC3200 CPU is minimal, mostly coming from the disposal of the manufactured components afterward. For example, if the batteries and other plastic-composite material are </w:t>
      </w:r>
      <w:r w:rsidRPr="005942A1">
        <w:rPr>
          <w:noProof/>
        </w:rPr>
        <w:t>disposed</w:t>
      </w:r>
      <w:r>
        <w:rPr>
          <w:noProof/>
        </w:rPr>
        <w:t xml:space="preserve"> of</w:t>
      </w:r>
      <w:r w:rsidRPr="005942A1">
        <w:rPr>
          <w:noProof/>
        </w:rPr>
        <w:t xml:space="preserve"> incorrectly</w:t>
      </w:r>
      <w:r>
        <w:t xml:space="preserve">, potential environmental damage may be inflicted. The sustainability of our project is directly dependent on the lifespan and battery usage of the manufactured components. The less energy that our device uses and the longer its lifespan is, the more sustainable our end product will. </w:t>
      </w:r>
      <w:r w:rsidR="00615F0D">
        <w:t>Therefore,</w:t>
      </w:r>
      <w:r>
        <w:t xml:space="preserve"> when we design the device, using less energy is definitely a major goal. The software produced can always be reused and recycled, with minimal maintenance required. As long as the entire system does not have to be replaced or if the online server is not removed, the software that we produced will always be in effect. The vacant seat detector produced should not have any major health concerns because its basic form is just an IR sensor emitting infrared signals. The output signal should be relatively weaker compared to other emitting device signals. The mass reproduction of the system is definitely foreseeable; the related variables will be the market demands and the technology supply trends. There is already a great demand for occupancy detectors in the market, and our product offers a fully integrated solution to users and designers of the occupancy detectors saving them time and bring convenience. Ethically, the end product should bring much societal benefits and impact. </w:t>
      </w:r>
      <w:r w:rsidRPr="005942A1">
        <w:rPr>
          <w:noProof/>
        </w:rPr>
        <w:t>Specifically</w:t>
      </w:r>
      <w:r>
        <w:rPr>
          <w:noProof/>
        </w:rPr>
        <w:t>,</w:t>
      </w:r>
      <w:r>
        <w:t xml:space="preserve"> the device will both add to the technology advancement and improve quality of life by bringing convenience and liberty. </w:t>
      </w:r>
    </w:p>
    <w:p w14:paraId="713F4B83" w14:textId="77777777" w:rsidR="00E618F5" w:rsidRDefault="005942A1">
      <w:pPr>
        <w:pStyle w:val="Heading2"/>
      </w:pPr>
      <w:bookmarkStart w:id="348" w:name="_Toc501116535"/>
      <w:bookmarkStart w:id="349" w:name="_Toc501116869"/>
      <w:r>
        <w:t>External Standards</w:t>
      </w:r>
      <w:bookmarkEnd w:id="348"/>
      <w:bookmarkEnd w:id="349"/>
    </w:p>
    <w:p w14:paraId="2440D21C" w14:textId="77777777" w:rsidR="00E618F5" w:rsidRDefault="005942A1">
      <w:pPr>
        <w:spacing w:after="0" w:line="360" w:lineRule="auto"/>
      </w:pPr>
      <w:r>
        <w:rPr>
          <w:u w:val="single"/>
        </w:rPr>
        <w:t>Hardware</w:t>
      </w:r>
    </w:p>
    <w:p w14:paraId="65C936D7" w14:textId="77777777" w:rsidR="00E618F5" w:rsidRDefault="005942A1">
      <w:pPr>
        <w:spacing w:after="0" w:line="360" w:lineRule="auto"/>
        <w:ind w:firstLine="720"/>
      </w:pPr>
      <w:r>
        <w:t xml:space="preserve">In order to interface the sensor with the CC3200 board, I2C communication protocol [22] has to be followed correctly in the coding implementation in order to establish a </w:t>
      </w:r>
      <w:r w:rsidRPr="005942A1">
        <w:rPr>
          <w:noProof/>
        </w:rPr>
        <w:t>connection</w:t>
      </w:r>
      <w:r>
        <w:t xml:space="preserve">. In the process of designing the PCB board, trace thickness and other tolerances (min 0.006 line, no overlapping drill hits and a </w:t>
      </w:r>
      <w:r w:rsidRPr="005942A1">
        <w:rPr>
          <w:noProof/>
        </w:rPr>
        <w:t>minimum</w:t>
      </w:r>
      <w:r>
        <w:t xml:space="preserve"> of </w:t>
      </w:r>
      <w:r w:rsidR="00615F0D">
        <w:t>0.015-hole</w:t>
      </w:r>
      <w:r>
        <w:t xml:space="preserve"> size) [23</w:t>
      </w:r>
      <w:r w:rsidR="00615F0D">
        <w:t>] have</w:t>
      </w:r>
      <w:r>
        <w:t xml:space="preserve"> to be followed in order to ensure proper functionality.</w:t>
      </w:r>
    </w:p>
    <w:p w14:paraId="7349B88F" w14:textId="77777777" w:rsidR="00E618F5" w:rsidRDefault="005942A1">
      <w:pPr>
        <w:spacing w:after="0" w:line="360" w:lineRule="auto"/>
        <w:rPr>
          <w:u w:val="single"/>
        </w:rPr>
      </w:pPr>
      <w:r>
        <w:rPr>
          <w:u w:val="single"/>
        </w:rPr>
        <w:lastRenderedPageBreak/>
        <w:t>Software</w:t>
      </w:r>
    </w:p>
    <w:p w14:paraId="6E3A39B6" w14:textId="77777777" w:rsidR="00E618F5" w:rsidRDefault="005942A1">
      <w:pPr>
        <w:spacing w:after="0" w:line="360" w:lineRule="auto"/>
        <w:ind w:firstLine="720"/>
      </w:pPr>
      <w:r>
        <w:t xml:space="preserve">CC3200 must follow IEEE 802.11[24] and MQTT IoT protocol [25] in order to ensure that </w:t>
      </w:r>
      <w:r w:rsidR="00615F0D">
        <w:t>Wi-Fi</w:t>
      </w:r>
      <w:r>
        <w:t xml:space="preserve"> connectivity is established and the </w:t>
      </w:r>
      <w:r w:rsidRPr="005942A1">
        <w:rPr>
          <w:noProof/>
        </w:rPr>
        <w:t>correct datagram</w:t>
      </w:r>
      <w:r>
        <w:t xml:space="preserve"> is passed to the cloud. On the other hand, the </w:t>
      </w:r>
      <w:r w:rsidRPr="005942A1">
        <w:rPr>
          <w:noProof/>
        </w:rPr>
        <w:t>web server</w:t>
      </w:r>
      <w:r>
        <w:t xml:space="preserve"> has to conform to HTTP 1.1 protocol [26] in order to receive an </w:t>
      </w:r>
      <w:r w:rsidRPr="005942A1">
        <w:rPr>
          <w:noProof/>
        </w:rPr>
        <w:t>error-free datagram</w:t>
      </w:r>
      <w:r>
        <w:t xml:space="preserve"> from the public broker (part of the MQTT protocol). In addition, the data transmission from the CC3200 along with the data receiving by the web server, Heroku, strictly follow the IEEE 802.11 wireless LANs.</w:t>
      </w:r>
    </w:p>
    <w:p w14:paraId="00CA8B02" w14:textId="1AC23932" w:rsidR="00883CE9" w:rsidRDefault="00883CE9" w:rsidP="00883CE9">
      <w:pPr>
        <w:pStyle w:val="Heading2"/>
        <w:rPr>
          <w:ins w:id="350" w:author="Mike Wang" w:date="2017-12-15T15:54:00Z"/>
        </w:rPr>
      </w:pPr>
      <w:bookmarkStart w:id="351" w:name="_Toc501116870"/>
      <w:bookmarkStart w:id="352" w:name="_Toc501116536"/>
      <w:ins w:id="353" w:author="Mike Wang" w:date="2017-12-15T15:54:00Z">
        <w:r>
          <w:t>Tools Employed</w:t>
        </w:r>
        <w:bookmarkEnd w:id="351"/>
      </w:ins>
    </w:p>
    <w:p w14:paraId="4AC4ED62" w14:textId="242028D0" w:rsidR="00E618F5" w:rsidDel="00883CE9" w:rsidRDefault="005942A1">
      <w:pPr>
        <w:pStyle w:val="Heading3"/>
        <w:rPr>
          <w:del w:id="354" w:author="Mike Wang" w:date="2017-12-15T15:54:00Z"/>
        </w:rPr>
      </w:pPr>
      <w:del w:id="355" w:author="Mike Wang" w:date="2017-12-15T15:54:00Z">
        <w:r w:rsidDel="00883CE9">
          <w:rPr>
            <w:sz w:val="28"/>
            <w:szCs w:val="28"/>
          </w:rPr>
          <w:delText>Tools Employed</w:delText>
        </w:r>
        <w:bookmarkEnd w:id="352"/>
      </w:del>
    </w:p>
    <w:p w14:paraId="7FD3A296" w14:textId="77777777" w:rsidR="00E618F5" w:rsidRDefault="00E618F5">
      <w:pPr>
        <w:rPr>
          <w:sz w:val="22"/>
          <w:szCs w:val="22"/>
        </w:rPr>
      </w:pPr>
    </w:p>
    <w:p w14:paraId="75115A76" w14:textId="77777777" w:rsidR="00E618F5" w:rsidRDefault="005942A1">
      <w:pPr>
        <w:spacing w:after="0" w:line="360" w:lineRule="auto"/>
        <w:ind w:firstLine="720"/>
      </w:pPr>
      <w:r>
        <w:t xml:space="preserve">Rhinoceros was used to develop the </w:t>
      </w:r>
      <w:r>
        <w:rPr>
          <w:noProof/>
        </w:rPr>
        <w:t>STL</w:t>
      </w:r>
      <w:r>
        <w:t xml:space="preserve"> file for the 3D printed case. The software is typically used </w:t>
      </w:r>
      <w:r>
        <w:rPr>
          <w:noProof/>
        </w:rPr>
        <w:t>for</w:t>
      </w:r>
      <w:r>
        <w:t xml:space="preserve"> 3D modeling in both engineering and architecture. Similar to Autodesk Inventor, it has the ability to create a </w:t>
      </w:r>
      <w:r w:rsidRPr="005942A1">
        <w:rPr>
          <w:noProof/>
        </w:rPr>
        <w:t>3D object</w:t>
      </w:r>
      <w:r>
        <w:t xml:space="preserve"> by creating 2D shapes, extruding and </w:t>
      </w:r>
      <w:r w:rsidR="00615F0D">
        <w:t>Boolean</w:t>
      </w:r>
      <w:r>
        <w:t xml:space="preserve"> differencing object in order to design for proper shapes. The </w:t>
      </w:r>
      <w:r>
        <w:rPr>
          <w:noProof/>
        </w:rPr>
        <w:t>STL</w:t>
      </w:r>
      <w:r>
        <w:t xml:space="preserve"> file was then imported by using the software and the </w:t>
      </w:r>
      <w:r>
        <w:rPr>
          <w:noProof/>
        </w:rPr>
        <w:t>STL</w:t>
      </w:r>
      <w:r>
        <w:t xml:space="preserve"> file was further converted to a </w:t>
      </w:r>
      <w:r w:rsidRPr="005942A1">
        <w:rPr>
          <w:noProof/>
        </w:rPr>
        <w:t>cubepro</w:t>
      </w:r>
      <w:r>
        <w:t xml:space="preserve"> file by the </w:t>
      </w:r>
      <w:r w:rsidRPr="005942A1">
        <w:rPr>
          <w:noProof/>
        </w:rPr>
        <w:t>Cubepro</w:t>
      </w:r>
      <w:r>
        <w:t xml:space="preserve"> software in order to print the 3D case using the NI Lab 3D printer. </w:t>
      </w:r>
    </w:p>
    <w:p w14:paraId="35C85861" w14:textId="77777777" w:rsidR="00E618F5" w:rsidRDefault="005942A1">
      <w:pPr>
        <w:spacing w:after="0" w:line="360" w:lineRule="auto"/>
        <w:ind w:firstLine="720"/>
      </w:pPr>
      <w:r>
        <w:t xml:space="preserve">Multisim and Ultiboard were used for simulating the sensor-processor system and designing the interconnect PCB board. Custom parts including the CC3200 board pin layout and logic level shifter were designed in Multisim and exported to Ultiboard. The components were then placed properly on the board and traces were connected following the design rules. </w:t>
      </w:r>
    </w:p>
    <w:p w14:paraId="61F35049" w14:textId="585CBEC8" w:rsidR="00E618F5" w:rsidRDefault="005942A1">
      <w:pPr>
        <w:spacing w:after="0" w:line="360" w:lineRule="auto"/>
        <w:ind w:firstLine="720"/>
      </w:pPr>
      <w:r>
        <w:t xml:space="preserve">RedoGerBer File was used to create the correct Gerber file for FreeDFM to test the PCB board for production. This file was provided by Professor Harry Powell. The file helped to identify and compress different </w:t>
      </w:r>
      <w:del w:id="356" w:author="Mike Wang" w:date="2017-12-15T16:06:00Z">
        <w:r w:rsidDel="00CC05F1">
          <w:delText>parts(</w:delText>
        </w:r>
      </w:del>
      <w:ins w:id="357" w:author="Mike Wang" w:date="2017-12-15T16:06:00Z">
        <w:r w:rsidR="00CC05F1">
          <w:t>parts (</w:t>
        </w:r>
      </w:ins>
      <w:r w:rsidRPr="005942A1">
        <w:rPr>
          <w:noProof/>
        </w:rPr>
        <w:t>smb</w:t>
      </w:r>
      <w:r>
        <w:t xml:space="preserve">, </w:t>
      </w:r>
      <w:r w:rsidRPr="005942A1">
        <w:rPr>
          <w:noProof/>
        </w:rPr>
        <w:t>sst</w:t>
      </w:r>
      <w:r>
        <w:t xml:space="preserve"> and etc) into a single zip file.</w:t>
      </w:r>
    </w:p>
    <w:p w14:paraId="4E5BF28F" w14:textId="77777777" w:rsidR="00E618F5" w:rsidRDefault="005942A1">
      <w:pPr>
        <w:spacing w:after="0" w:line="360" w:lineRule="auto"/>
        <w:ind w:firstLine="720"/>
      </w:pPr>
      <w:r>
        <w:t xml:space="preserve">When developing C code on CC3200 launch board, we used Energia as our platform. Energia is an </w:t>
      </w:r>
      <w:hyperlink r:id="rId11">
        <w:r>
          <w:t>open-source</w:t>
        </w:r>
      </w:hyperlink>
      <w:r>
        <w:t xml:space="preserve"> electronics prototyping platform with the goal to bring the Wiring and Arduino framework to the Texas Instruments CC3200 based </w:t>
      </w:r>
      <w:r w:rsidR="00615F0D">
        <w:t>Launchpad</w:t>
      </w:r>
      <w:r>
        <w:t xml:space="preserve">. The Energia IDE is </w:t>
      </w:r>
      <w:r w:rsidRPr="005942A1">
        <w:rPr>
          <w:noProof/>
        </w:rPr>
        <w:t>cross</w:t>
      </w:r>
      <w:r>
        <w:rPr>
          <w:noProof/>
        </w:rPr>
        <w:t>-</w:t>
      </w:r>
      <w:r w:rsidRPr="005942A1">
        <w:rPr>
          <w:noProof/>
        </w:rPr>
        <w:t>platform</w:t>
      </w:r>
      <w:r>
        <w:t xml:space="preserve"> and supported on Mac OS, Windows, and Linux. Energia uses the </w:t>
      </w:r>
      <w:hyperlink r:id="rId12">
        <w:r w:rsidRPr="005942A1">
          <w:rPr>
            <w:noProof/>
          </w:rPr>
          <w:t>mspgcc</w:t>
        </w:r>
      </w:hyperlink>
      <w:r>
        <w:t xml:space="preserve"> compiler by </w:t>
      </w:r>
      <w:hyperlink r:id="rId13">
        <w:r>
          <w:t>Peter Bigot</w:t>
        </w:r>
      </w:hyperlink>
      <w:r>
        <w:t xml:space="preserve"> and is based on the </w:t>
      </w:r>
      <w:hyperlink r:id="rId14">
        <w:r>
          <w:t>Wiring</w:t>
        </w:r>
      </w:hyperlink>
      <w:r>
        <w:t xml:space="preserve"> and </w:t>
      </w:r>
      <w:hyperlink r:id="rId15">
        <w:r>
          <w:t>Arduino</w:t>
        </w:r>
      </w:hyperlink>
      <w:r>
        <w:t xml:space="preserve"> framework. Energia includes an integrated development environment (IDE) that is based on </w:t>
      </w:r>
      <w:hyperlink r:id="rId16">
        <w:r>
          <w:t>Processing</w:t>
        </w:r>
      </w:hyperlink>
      <w:r>
        <w:t xml:space="preserve">.  Energia is also a portable framework/abstraction layer that can be used in other popular IDEs. Utilize a web </w:t>
      </w:r>
      <w:r>
        <w:lastRenderedPageBreak/>
        <w:t xml:space="preserve">browser based environment with CCS Cloud at </w:t>
      </w:r>
      <w:hyperlink r:id="rId17">
        <w:r>
          <w:t>dev.ti.com</w:t>
        </w:r>
      </w:hyperlink>
      <w:r>
        <w:t xml:space="preserve">. Community maintained Energia plug-ins and integrations are available for </w:t>
      </w:r>
      <w:hyperlink r:id="rId18" w:anchor="communitycontributedalternatives">
        <w:r>
          <w:t>Xcode, Visual Studio, and Code Composer Studio</w:t>
        </w:r>
      </w:hyperlink>
      <w:r>
        <w:t>.</w:t>
      </w:r>
    </w:p>
    <w:p w14:paraId="38754352" w14:textId="77777777" w:rsidR="00E618F5" w:rsidRDefault="005942A1">
      <w:pPr>
        <w:spacing w:after="0" w:line="360" w:lineRule="auto"/>
        <w:ind w:firstLine="720"/>
      </w:pPr>
      <w:r>
        <w:t xml:space="preserve">When developing the web application, since we are writing our application in Python, a good Python IDE is desired. As a result, PyCharm became our first choice since it has a great compatibility to different Python interpreters and it has the best support for package installations. When deploying our web application, we used Heroku. Heroku is a cloud platform as a service (PaaS) supporting several programming languages that </w:t>
      </w:r>
      <w:r>
        <w:rPr>
          <w:noProof/>
        </w:rPr>
        <w:t>are</w:t>
      </w:r>
      <w:r>
        <w:t xml:space="preserve"> used as a web application deployment model which will maintain a log known as the append-only ledger of releases the developer </w:t>
      </w:r>
      <w:r w:rsidR="00615F0D">
        <w:t>makes. [</w:t>
      </w:r>
      <w:r>
        <w:t xml:space="preserve">17] In addition, our application is sent to Heroku using git and </w:t>
      </w:r>
      <w:r>
        <w:rPr>
          <w:noProof/>
        </w:rPr>
        <w:t>GitH</w:t>
      </w:r>
      <w:r w:rsidRPr="005942A1">
        <w:rPr>
          <w:noProof/>
        </w:rPr>
        <w:t>ub</w:t>
      </w:r>
      <w:r>
        <w:t>.</w:t>
      </w:r>
    </w:p>
    <w:p w14:paraId="05A485CC" w14:textId="77777777" w:rsidR="00E618F5" w:rsidRDefault="005942A1">
      <w:pPr>
        <w:spacing w:after="0" w:line="360" w:lineRule="auto"/>
        <w:ind w:firstLine="720"/>
      </w:pPr>
      <w:r>
        <w:t xml:space="preserve">When building the connection between the server and the endpoint </w:t>
      </w:r>
      <w:r w:rsidRPr="005942A1">
        <w:rPr>
          <w:noProof/>
        </w:rPr>
        <w:t>page</w:t>
      </w:r>
      <w:r>
        <w:rPr>
          <w:noProof/>
        </w:rPr>
        <w:t xml:space="preserve"> </w:t>
      </w:r>
      <w:r w:rsidRPr="005942A1">
        <w:rPr>
          <w:noProof/>
        </w:rPr>
        <w:t>web</w:t>
      </w:r>
      <w:r>
        <w:t xml:space="preserve">, some of the tools and technologies employed include python, Sublime, MQTT, Paho, and Github. The underlying software code is written in python and text editor that was used was Sublime. In order to set up a stable connection with and receive secure data from the </w:t>
      </w:r>
      <w:r>
        <w:rPr>
          <w:noProof/>
        </w:rPr>
        <w:t>MQTT</w:t>
      </w:r>
      <w:r>
        <w:t xml:space="preserve"> server, our software incorporates the Eclipse Paho Library. This way, our design is enabled to receive the data that is passed to the free public Hqtt server from the CC3200 board and the thermal sensor. </w:t>
      </w:r>
    </w:p>
    <w:p w14:paraId="13AD90E5" w14:textId="77777777" w:rsidR="00E618F5" w:rsidRDefault="00E618F5">
      <w:pPr>
        <w:spacing w:after="0" w:line="360" w:lineRule="auto"/>
        <w:ind w:firstLine="720"/>
      </w:pPr>
    </w:p>
    <w:p w14:paraId="049C53FF" w14:textId="77777777" w:rsidR="00E618F5" w:rsidRDefault="005942A1">
      <w:pPr>
        <w:pStyle w:val="Heading2"/>
      </w:pPr>
      <w:bookmarkStart w:id="358" w:name="_Toc501116537"/>
      <w:bookmarkStart w:id="359" w:name="_Toc501116871"/>
      <w:r>
        <w:t>Ethical, Social, and Economic Concerns</w:t>
      </w:r>
      <w:bookmarkEnd w:id="358"/>
      <w:bookmarkEnd w:id="359"/>
    </w:p>
    <w:p w14:paraId="7C4F16F4" w14:textId="77777777" w:rsidR="00E618F5" w:rsidRDefault="005942A1">
      <w:pPr>
        <w:pStyle w:val="Heading3"/>
      </w:pPr>
      <w:bookmarkStart w:id="360" w:name="_Toc501116538"/>
      <w:bookmarkStart w:id="361" w:name="_Toc501116872"/>
      <w:r>
        <w:t>Environmental Impact</w:t>
      </w:r>
      <w:bookmarkEnd w:id="360"/>
      <w:bookmarkEnd w:id="361"/>
    </w:p>
    <w:p w14:paraId="01308D20" w14:textId="77777777" w:rsidR="00E618F5" w:rsidRDefault="005942A1">
      <w:pPr>
        <w:ind w:firstLine="720"/>
      </w:pPr>
      <w:r>
        <w:t xml:space="preserve">The only concern on the </w:t>
      </w:r>
      <w:r w:rsidRPr="005942A1">
        <w:rPr>
          <w:noProof/>
        </w:rPr>
        <w:t>environment</w:t>
      </w:r>
      <w:r>
        <w:t xml:space="preserve"> is that improper recycling or </w:t>
      </w:r>
      <w:r w:rsidRPr="005942A1">
        <w:rPr>
          <w:noProof/>
        </w:rPr>
        <w:t>disposing</w:t>
      </w:r>
      <w:r>
        <w:rPr>
          <w:noProof/>
        </w:rPr>
        <w:t xml:space="preserve"> of the</w:t>
      </w:r>
      <w:r>
        <w:t xml:space="preserve"> </w:t>
      </w:r>
      <w:r w:rsidRPr="005942A1">
        <w:rPr>
          <w:noProof/>
        </w:rPr>
        <w:t>battery</w:t>
      </w:r>
      <w:r>
        <w:t xml:space="preserve"> inside the device. Rechargeable batteries are usually nickel cadmium, nickel metal hydride or lithium ion. Secondary batteries are commonly found in cordless phones, cordless drills, mobile phones, laptops and computers, shavers, digital cameras, video cameras and house alarms. Although rechargeable, secondary batteries may need to be recycled when they no longer hold a charge. Why are Batteries Harmful to the Environment? Environmental problems Batteries are identified as a problem material in the waste stream. Batteries are made from a variety of chemicals to power their reactions. Some of these chemicals, such as nickel and cadmium, are extremely toxic and can cause damage to humans and the environment. </w:t>
      </w:r>
    </w:p>
    <w:p w14:paraId="3EA2A91E" w14:textId="77777777" w:rsidR="00E618F5" w:rsidRDefault="005942A1">
      <w:pPr>
        <w:pStyle w:val="Heading3"/>
      </w:pPr>
      <w:bookmarkStart w:id="362" w:name="_Toc501116539"/>
      <w:bookmarkStart w:id="363" w:name="_Toc501116873"/>
      <w:r>
        <w:t>Sustainability</w:t>
      </w:r>
      <w:bookmarkEnd w:id="362"/>
      <w:bookmarkEnd w:id="363"/>
    </w:p>
    <w:p w14:paraId="013EA8FD" w14:textId="6D8B2ECF" w:rsidR="00E618F5" w:rsidRDefault="005942A1">
      <w:pPr>
        <w:ind w:firstLine="720"/>
      </w:pPr>
      <w:r>
        <w:t xml:space="preserve">After calculation, our battery power is projected to sustain our sensor and </w:t>
      </w:r>
      <w:del w:id="364" w:author="Mike Wang" w:date="2017-12-15T16:00:00Z">
        <w:r w:rsidDel="004B06D8">
          <w:delText xml:space="preserve">MSP </w:delText>
        </w:r>
      </w:del>
      <w:ins w:id="365" w:author="Mike Wang" w:date="2017-12-15T16:00:00Z">
        <w:r w:rsidR="004B06D8">
          <w:t xml:space="preserve">CC3200 </w:t>
        </w:r>
      </w:ins>
      <w:r>
        <w:t xml:space="preserve">boards for about 3 months. In an industry perspective, only four annual system inspection while switching the battery required is considered practical and beyond par. </w:t>
      </w:r>
    </w:p>
    <w:p w14:paraId="5BE59C9E" w14:textId="77777777" w:rsidR="00E618F5" w:rsidRDefault="005942A1">
      <w:pPr>
        <w:pStyle w:val="Heading3"/>
      </w:pPr>
      <w:bookmarkStart w:id="366" w:name="_Toc501116540"/>
      <w:bookmarkStart w:id="367" w:name="_Toc501116874"/>
      <w:r>
        <w:lastRenderedPageBreak/>
        <w:t>Health and Safety</w:t>
      </w:r>
      <w:bookmarkEnd w:id="366"/>
      <w:bookmarkEnd w:id="367"/>
    </w:p>
    <w:p w14:paraId="12B647C6" w14:textId="77777777" w:rsidR="00E618F5" w:rsidRDefault="005942A1">
      <w:pPr>
        <w:ind w:firstLine="720"/>
      </w:pPr>
      <w:r>
        <w:t xml:space="preserve">Since we are using the </w:t>
      </w:r>
      <w:r w:rsidRPr="005942A1">
        <w:rPr>
          <w:noProof/>
        </w:rPr>
        <w:t>thermal sensor</w:t>
      </w:r>
      <w:r>
        <w:t xml:space="preserve"> as our only sensing device, which is harmless to people when the </w:t>
      </w:r>
      <w:r w:rsidRPr="005942A1">
        <w:rPr>
          <w:noProof/>
        </w:rPr>
        <w:t>device</w:t>
      </w:r>
      <w:r>
        <w:t xml:space="preserve"> in working state. Also, it has a </w:t>
      </w:r>
      <w:r w:rsidRPr="005942A1">
        <w:rPr>
          <w:noProof/>
        </w:rPr>
        <w:t>self-sustained and rechargeable battery to</w:t>
      </w:r>
      <w:r>
        <w:t xml:space="preserve"> support its own energy consumption, so there’s no obvious health and safety problem.</w:t>
      </w:r>
    </w:p>
    <w:p w14:paraId="75EC24DC" w14:textId="77777777" w:rsidR="00E618F5" w:rsidRDefault="005942A1">
      <w:pPr>
        <w:pStyle w:val="Heading3"/>
      </w:pPr>
      <w:bookmarkStart w:id="368" w:name="_Toc501116541"/>
      <w:bookmarkStart w:id="369" w:name="_Toc501116875"/>
      <w:r>
        <w:t>Manufacturability</w:t>
      </w:r>
      <w:bookmarkEnd w:id="368"/>
      <w:bookmarkEnd w:id="369"/>
    </w:p>
    <w:p w14:paraId="7F4EF305" w14:textId="77777777" w:rsidR="00E618F5" w:rsidRDefault="005942A1">
      <w:pPr>
        <w:ind w:firstLine="720"/>
      </w:pPr>
      <w:r>
        <w:t xml:space="preserve">Our prototype device can definitely be modified and put into mass production and the cost will go down significantly. The thermal sensor costs 52 dollars for one piece but if we’ve purchased it in one hundred quantities, the price will go down to 38 dollars. Also, for the prototype, we used not only the </w:t>
      </w:r>
      <w:r w:rsidR="00615F0D">
        <w:t>Wi-Fi</w:t>
      </w:r>
      <w:r>
        <w:t xml:space="preserve"> enabled CC3200 chip but also the </w:t>
      </w:r>
      <w:r w:rsidR="00615F0D">
        <w:t>Launchpad</w:t>
      </w:r>
      <w:r>
        <w:t xml:space="preserve"> that comes with it. In fact, we don’t need most of the </w:t>
      </w:r>
      <w:r w:rsidR="00615F0D">
        <w:t>Launchpad</w:t>
      </w:r>
      <w:r>
        <w:t xml:space="preserve"> functionalities. For manufacturing purpose, we would like to reduce the size of our device and just use the CC3200 chip, which is 10 dollars compared to the 30 dollar </w:t>
      </w:r>
      <w:r w:rsidR="00615F0D">
        <w:t>Launchpad</w:t>
      </w:r>
      <w:r>
        <w:t xml:space="preserve">. 3D printed case and PCB board also have good manufacturability and the prices of them will go down a lot if they are mass produced. Our current battery solution is to use a commercial battery bank with 5V </w:t>
      </w:r>
      <w:r>
        <w:rPr>
          <w:noProof/>
        </w:rPr>
        <w:t>USB</w:t>
      </w:r>
      <w:r>
        <w:t xml:space="preserve"> output and in order to improve manufacturability and reduce device size, a custom rechargeable battery that can be used to directly supply the chip and sensor should be chosen. All of the above modifications can be standardized and the device will be suitable for mass production.</w:t>
      </w:r>
    </w:p>
    <w:p w14:paraId="12CE04A0" w14:textId="77777777" w:rsidR="00E618F5" w:rsidRDefault="005942A1">
      <w:pPr>
        <w:pStyle w:val="Heading3"/>
      </w:pPr>
      <w:bookmarkStart w:id="370" w:name="_Toc501116542"/>
      <w:bookmarkStart w:id="371" w:name="_Toc501116876"/>
      <w:r>
        <w:t>Ethical Issues</w:t>
      </w:r>
      <w:bookmarkEnd w:id="370"/>
      <w:bookmarkEnd w:id="371"/>
    </w:p>
    <w:p w14:paraId="049420B5" w14:textId="7D9651F6" w:rsidR="00E618F5" w:rsidRDefault="005942A1">
      <w:pPr>
        <w:ind w:firstLine="720"/>
      </w:pPr>
      <w:r>
        <w:t xml:space="preserve">A primary ethical issue that we are concerned with is the proper usage of the temperature/seat status data. If the device is mass produced and implemented at Rice Hall, every person with internet access will be able to know the seat status of every public seat at Rice Hall at </w:t>
      </w:r>
      <w:r w:rsidRPr="005942A1">
        <w:rPr>
          <w:noProof/>
        </w:rPr>
        <w:t>any</w:t>
      </w:r>
      <w:r>
        <w:rPr>
          <w:noProof/>
        </w:rPr>
        <w:t xml:space="preserve"> </w:t>
      </w:r>
      <w:r w:rsidRPr="005942A1">
        <w:rPr>
          <w:noProof/>
        </w:rPr>
        <w:t>time</w:t>
      </w:r>
      <w:r>
        <w:t xml:space="preserve">. It is </w:t>
      </w:r>
      <w:r w:rsidRPr="005942A1">
        <w:rPr>
          <w:noProof/>
        </w:rPr>
        <w:t>obvious</w:t>
      </w:r>
      <w:r>
        <w:rPr>
          <w:noProof/>
        </w:rPr>
        <w:t>ly</w:t>
      </w:r>
      <w:r>
        <w:t xml:space="preserve"> </w:t>
      </w:r>
      <w:r w:rsidRPr="005942A1">
        <w:rPr>
          <w:noProof/>
        </w:rPr>
        <w:t>beneficial</w:t>
      </w:r>
      <w:r>
        <w:t xml:space="preserve"> to students and staff but can also cause potential problems if, for example, terrorists are trying to monitor the status of Rice Hall. In this case, terrorists will have free access to the seat status information and have the ability to infer the density of crowd on each floor. Thus it is best to have the information encrypted under </w:t>
      </w:r>
      <w:del w:id="372" w:author="Mike Wang" w:date="2017-12-15T16:06:00Z">
        <w:r w:rsidDel="005D0AA8">
          <w:delText xml:space="preserve">uva </w:delText>
        </w:r>
      </w:del>
      <w:ins w:id="373" w:author="Mike Wang" w:date="2017-12-15T16:06:00Z">
        <w:r w:rsidR="005D0AA8">
          <w:t xml:space="preserve">UVa </w:t>
        </w:r>
      </w:ins>
      <w:r>
        <w:t xml:space="preserve">sis system and only allow student and faculty access. </w:t>
      </w:r>
    </w:p>
    <w:p w14:paraId="41B7642B" w14:textId="77777777" w:rsidR="00E618F5" w:rsidRDefault="005942A1">
      <w:pPr>
        <w:ind w:firstLine="720"/>
      </w:pPr>
      <w:r>
        <w:t xml:space="preserve">Another issue is about privacy. Even though our seat detection system only interprets seat status and users will not be able to tell how many people are around the seats and who they are, the system shares part of the private data with the public users and it could cause concerns for a </w:t>
      </w:r>
      <w:r w:rsidRPr="005942A1">
        <w:rPr>
          <w:noProof/>
        </w:rPr>
        <w:t>small group</w:t>
      </w:r>
      <w:r>
        <w:t xml:space="preserve"> of people. It is best for us to set up a privacy agreement on using the system with the users before users can get access to the system.</w:t>
      </w:r>
    </w:p>
    <w:p w14:paraId="338AAA1A" w14:textId="77777777" w:rsidR="00E618F5" w:rsidRDefault="00E618F5"/>
    <w:p w14:paraId="69AC712C" w14:textId="77777777" w:rsidR="00E618F5" w:rsidRDefault="005942A1">
      <w:pPr>
        <w:pStyle w:val="Heading3"/>
      </w:pPr>
      <w:bookmarkStart w:id="374" w:name="_Toc501116543"/>
      <w:bookmarkStart w:id="375" w:name="_Toc501116877"/>
      <w:r>
        <w:t>Intellectual Property Issues</w:t>
      </w:r>
      <w:bookmarkEnd w:id="374"/>
      <w:bookmarkEnd w:id="375"/>
    </w:p>
    <w:p w14:paraId="177E9B00" w14:textId="77777777" w:rsidR="00E618F5" w:rsidRDefault="005942A1">
      <w:pPr>
        <w:ind w:firstLine="720"/>
        <w:rPr>
          <w:highlight w:val="white"/>
        </w:rPr>
      </w:pPr>
      <w:r>
        <w:rPr>
          <w:highlight w:val="white"/>
        </w:rPr>
        <w:t xml:space="preserve">Closely related to our project are three different patents, all published </w:t>
      </w:r>
      <w:r>
        <w:rPr>
          <w:noProof/>
          <w:highlight w:val="white"/>
        </w:rPr>
        <w:t>in</w:t>
      </w:r>
      <w:r>
        <w:rPr>
          <w:highlight w:val="white"/>
        </w:rPr>
        <w:t xml:space="preserve"> the last 15 years. The patents are named, “Image processing occupancy </w:t>
      </w:r>
      <w:r w:rsidR="00615F0D">
        <w:rPr>
          <w:highlight w:val="white"/>
        </w:rPr>
        <w:t>sensor” [</w:t>
      </w:r>
      <w:r>
        <w:rPr>
          <w:highlight w:val="white"/>
        </w:rPr>
        <w:t xml:space="preserve">19], “Occupancy sensor and method for home automation </w:t>
      </w:r>
      <w:r w:rsidR="00615F0D">
        <w:rPr>
          <w:highlight w:val="white"/>
        </w:rPr>
        <w:t>system” [</w:t>
      </w:r>
      <w:r>
        <w:rPr>
          <w:highlight w:val="white"/>
        </w:rPr>
        <w:t xml:space="preserve">20], and “Occupancy pattern detection, estimation, </w:t>
      </w:r>
      <w:r w:rsidRPr="005942A1">
        <w:rPr>
          <w:noProof/>
          <w:highlight w:val="white"/>
        </w:rPr>
        <w:t>and</w:t>
      </w:r>
      <w:r>
        <w:rPr>
          <w:highlight w:val="white"/>
        </w:rPr>
        <w:t xml:space="preserve"> </w:t>
      </w:r>
      <w:r w:rsidR="00615F0D">
        <w:rPr>
          <w:highlight w:val="white"/>
        </w:rPr>
        <w:t>prediction” [</w:t>
      </w:r>
      <w:r>
        <w:rPr>
          <w:highlight w:val="white"/>
        </w:rPr>
        <w:t xml:space="preserve">21]. </w:t>
      </w:r>
    </w:p>
    <w:p w14:paraId="6F0D05B2" w14:textId="77777777" w:rsidR="00E618F5" w:rsidRDefault="005942A1">
      <w:pPr>
        <w:ind w:firstLine="720"/>
        <w:rPr>
          <w:highlight w:val="white"/>
        </w:rPr>
      </w:pPr>
      <w:r>
        <w:rPr>
          <w:highlight w:val="white"/>
        </w:rPr>
        <w:t xml:space="preserve">The first patent is associated because its purpose is to detect human presence in a particular room utilizing vision. Although the overall goal is the same, this patent involves </w:t>
      </w:r>
      <w:r>
        <w:rPr>
          <w:highlight w:val="white"/>
        </w:rPr>
        <w:lastRenderedPageBreak/>
        <w:t xml:space="preserve">technologies that not used in our capstone project, but rather discussed in depth. The reasoning that we moved away from using vision to detect occupancy is not only extensive unnecessary exposure of privacy details but also intensive power consumption. The second patent utilizes angle motion sensors to detect occupancy of the household spaces. As mentioned in the claims section, the patent acknowledges the existence of data inaccuracy in a </w:t>
      </w:r>
      <w:r w:rsidRPr="005942A1">
        <w:rPr>
          <w:noProof/>
          <w:highlight w:val="white"/>
        </w:rPr>
        <w:t>situation</w:t>
      </w:r>
      <w:r>
        <w:rPr>
          <w:highlight w:val="white"/>
        </w:rPr>
        <w:t xml:space="preserve"> that </w:t>
      </w:r>
      <w:r w:rsidRPr="005942A1">
        <w:rPr>
          <w:noProof/>
          <w:highlight w:val="white"/>
        </w:rPr>
        <w:t>correspond</w:t>
      </w:r>
      <w:r>
        <w:rPr>
          <w:noProof/>
          <w:highlight w:val="white"/>
        </w:rPr>
        <w:t>s</w:t>
      </w:r>
      <w:r>
        <w:rPr>
          <w:highlight w:val="white"/>
        </w:rPr>
        <w:t xml:space="preserve"> to what </w:t>
      </w:r>
      <w:r>
        <w:rPr>
          <w:noProof/>
          <w:highlight w:val="white"/>
        </w:rPr>
        <w:t>is</w:t>
      </w:r>
      <w:r>
        <w:rPr>
          <w:highlight w:val="white"/>
        </w:rPr>
        <w:t xml:space="preserve"> referred as false-positive. This patent is similar to our project in terms of technology and purpose. </w:t>
      </w:r>
      <w:r w:rsidRPr="005942A1">
        <w:rPr>
          <w:noProof/>
          <w:highlight w:val="white"/>
        </w:rPr>
        <w:t>However</w:t>
      </w:r>
      <w:r>
        <w:rPr>
          <w:noProof/>
          <w:highlight w:val="white"/>
        </w:rPr>
        <w:t>,</w:t>
      </w:r>
      <w:r>
        <w:rPr>
          <w:highlight w:val="white"/>
        </w:rPr>
        <w:t xml:space="preserve"> its main aim is to solve occupancy issues in households in order to trigger automated devices instead of </w:t>
      </w:r>
      <w:r w:rsidRPr="005942A1">
        <w:rPr>
          <w:noProof/>
          <w:highlight w:val="white"/>
        </w:rPr>
        <w:t>br</w:t>
      </w:r>
      <w:r>
        <w:rPr>
          <w:noProof/>
          <w:highlight w:val="white"/>
        </w:rPr>
        <w:t>ing</w:t>
      </w:r>
      <w:r w:rsidRPr="005942A1">
        <w:rPr>
          <w:noProof/>
          <w:highlight w:val="white"/>
        </w:rPr>
        <w:t>ing</w:t>
      </w:r>
      <w:r>
        <w:rPr>
          <w:highlight w:val="white"/>
        </w:rPr>
        <w:t xml:space="preserve"> public benefits in larger and more densely-populated buildings. The third patent is different from the previous, where it includes claims and insights on prediction and estimation algorithms involved with occupancy systems. The goal is to allow the machine or the algorithm to calculate and predict more accurate and fitful value thresholds in order to produce better results. In other words, there is an aspect of machine learning to these developing devices. Likewise, the algorithm used within our thermal sensor data analysis process uses similar concepts and produce an environment that allows the algorithm or the machine to learn how to better predict new constants based on its historical data.</w:t>
      </w:r>
    </w:p>
    <w:p w14:paraId="61A06E6E" w14:textId="77777777" w:rsidR="00E618F5" w:rsidRDefault="00E618F5">
      <w:pPr>
        <w:rPr>
          <w:highlight w:val="white"/>
        </w:rPr>
      </w:pPr>
    </w:p>
    <w:p w14:paraId="62B95A09" w14:textId="77777777" w:rsidR="00E618F5" w:rsidRDefault="005942A1">
      <w:pPr>
        <w:pStyle w:val="Heading2"/>
      </w:pPr>
      <w:bookmarkStart w:id="376" w:name="_Toc501116544"/>
      <w:bookmarkStart w:id="377" w:name="_Toc501116878"/>
      <w:r>
        <w:t>Detailed Technical Description of Project</w:t>
      </w:r>
      <w:bookmarkEnd w:id="376"/>
      <w:bookmarkEnd w:id="377"/>
    </w:p>
    <w:p w14:paraId="7BBFF092" w14:textId="77777777" w:rsidR="00E618F5" w:rsidRDefault="00E618F5"/>
    <w:p w14:paraId="0D7D010F" w14:textId="77777777" w:rsidR="00E618F5" w:rsidRDefault="005942A1">
      <w:pPr>
        <w:rPr>
          <w:b/>
        </w:rPr>
      </w:pPr>
      <w:r>
        <w:rPr>
          <w:b/>
        </w:rPr>
        <w:t>Overview</w:t>
      </w:r>
    </w:p>
    <w:p w14:paraId="0F9E6535" w14:textId="77777777" w:rsidR="00E618F5" w:rsidRDefault="005942A1">
      <w:pPr>
        <w:spacing w:after="0" w:line="360" w:lineRule="auto"/>
        <w:ind w:firstLine="720"/>
        <w:rPr>
          <w:sz w:val="22"/>
          <w:szCs w:val="22"/>
        </w:rPr>
      </w:pPr>
      <w:r>
        <w:rPr>
          <w:sz w:val="22"/>
          <w:szCs w:val="22"/>
        </w:rPr>
        <w:t xml:space="preserve">The Vacant Seat Detector System was developed by four teammates working in a parallel fashion. On the processor and sensor side, </w:t>
      </w:r>
      <w:r w:rsidR="00615F0D">
        <w:rPr>
          <w:sz w:val="22"/>
          <w:szCs w:val="22"/>
        </w:rPr>
        <w:t>Mike</w:t>
      </w:r>
      <w:r>
        <w:rPr>
          <w:sz w:val="22"/>
          <w:szCs w:val="22"/>
        </w:rPr>
        <w:t xml:space="preserve"> (hardware and I2C) devised a way to connect CC3200 processor with the thermal sensor to ensure correct data path while Yingxiang worked on human detection algorithm, </w:t>
      </w:r>
      <w:r w:rsidR="00615F0D">
        <w:rPr>
          <w:sz w:val="22"/>
          <w:szCs w:val="22"/>
        </w:rPr>
        <w:t>Wi-Fi</w:t>
      </w:r>
      <w:r>
        <w:rPr>
          <w:sz w:val="22"/>
          <w:szCs w:val="22"/>
        </w:rPr>
        <w:t xml:space="preserve"> connection and MQTT protocol establishment on the CC3200 processor assuming that the data path is achieved properly. On the software side, Timothy worked on the back-end programming (server and data collection) while Hans realized the front-end of the website (display). Because of the fact that MQTT protocol has the feature that makes the hardware side almost independent of the website side by inserting a broker in the middle of the hardware-website data path, the teammates worked almost entirely in parallel but still ensured testability of the product.</w:t>
      </w:r>
    </w:p>
    <w:p w14:paraId="4A9D640A" w14:textId="77777777" w:rsidR="00615F0D" w:rsidRDefault="005942A1" w:rsidP="00615F0D">
      <w:pPr>
        <w:keepNext/>
        <w:spacing w:after="0" w:line="360" w:lineRule="auto"/>
      </w:pPr>
      <w:r>
        <w:rPr>
          <w:noProof/>
          <w:sz w:val="22"/>
          <w:szCs w:val="22"/>
        </w:rPr>
        <w:lastRenderedPageBreak/>
        <w:drawing>
          <wp:inline distT="114300" distB="114300" distL="114300" distR="114300" wp14:anchorId="2E424485" wp14:editId="7F6521F5">
            <wp:extent cx="3495675" cy="4191000"/>
            <wp:effectExtent l="0" t="0" r="0" b="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3495675" cy="4191000"/>
                    </a:xfrm>
                    <a:prstGeom prst="rect">
                      <a:avLst/>
                    </a:prstGeom>
                    <a:ln/>
                  </pic:spPr>
                </pic:pic>
              </a:graphicData>
            </a:graphic>
          </wp:inline>
        </w:drawing>
      </w:r>
    </w:p>
    <w:p w14:paraId="1313BFE8" w14:textId="03FB477A" w:rsidR="00E618F5" w:rsidRDefault="00615F0D" w:rsidP="00615F0D">
      <w:pPr>
        <w:pStyle w:val="Caption"/>
        <w:jc w:val="center"/>
        <w:rPr>
          <w:sz w:val="22"/>
          <w:szCs w:val="22"/>
        </w:rPr>
      </w:pPr>
      <w:bookmarkStart w:id="378" w:name="_Toc501116505"/>
      <w:r>
        <w:t xml:space="preserve">Figure </w:t>
      </w:r>
      <w:fldSimple w:instr=" SEQ Figure \* ARABIC ">
        <w:r w:rsidR="007043C3">
          <w:rPr>
            <w:noProof/>
          </w:rPr>
          <w:t>1</w:t>
        </w:r>
      </w:fldSimple>
      <w:r>
        <w:rPr>
          <w:noProof/>
        </w:rPr>
        <w:t>:</w:t>
      </w:r>
      <w:r w:rsidRPr="003335EE">
        <w:rPr>
          <w:noProof/>
        </w:rPr>
        <w:t xml:space="preserve"> Vacant Seat Detector System Flowchart</w:t>
      </w:r>
      <w:bookmarkEnd w:id="378"/>
    </w:p>
    <w:p w14:paraId="77B5ECD0" w14:textId="77777777" w:rsidR="00E618F5" w:rsidRDefault="00E618F5">
      <w:pPr>
        <w:spacing w:after="0" w:line="360" w:lineRule="auto"/>
        <w:ind w:firstLine="720"/>
        <w:rPr>
          <w:sz w:val="22"/>
          <w:szCs w:val="22"/>
        </w:rPr>
      </w:pPr>
    </w:p>
    <w:p w14:paraId="194AD6FC" w14:textId="77777777" w:rsidR="00E618F5" w:rsidRDefault="005942A1">
      <w:pPr>
        <w:spacing w:after="0" w:line="360" w:lineRule="auto"/>
        <w:rPr>
          <w:b/>
        </w:rPr>
      </w:pPr>
      <w:r>
        <w:rPr>
          <w:b/>
        </w:rPr>
        <w:t>Hardware Design</w:t>
      </w:r>
    </w:p>
    <w:p w14:paraId="672638EB" w14:textId="77777777" w:rsidR="00E618F5" w:rsidRDefault="005942A1">
      <w:pPr>
        <w:spacing w:after="0" w:line="360" w:lineRule="auto"/>
        <w:rPr>
          <w:b/>
          <w:sz w:val="22"/>
          <w:szCs w:val="22"/>
        </w:rPr>
      </w:pPr>
      <w:r>
        <w:rPr>
          <w:b/>
          <w:sz w:val="22"/>
          <w:szCs w:val="22"/>
        </w:rPr>
        <w:t>Hardware Choice</w:t>
      </w:r>
    </w:p>
    <w:p w14:paraId="40627220" w14:textId="77777777" w:rsidR="00E618F5" w:rsidRDefault="005942A1">
      <w:pPr>
        <w:spacing w:after="0" w:line="360" w:lineRule="auto"/>
        <w:ind w:firstLine="720"/>
        <w:rPr>
          <w:sz w:val="22"/>
          <w:szCs w:val="22"/>
        </w:rPr>
      </w:pPr>
      <w:r>
        <w:rPr>
          <w:sz w:val="22"/>
          <w:szCs w:val="22"/>
        </w:rPr>
        <w:t xml:space="preserve">In order to detect the presence of human in a reasonable range, instead of using passive infrared sensor, an active thermal sensor was picked to fulfill the requirement since active thermal sensor will be able to consistently output temperature data while a passive infrared sensor that only detects motion fails to detect the presence of an idle human. Specifically, the D6T thermal sensor from OMRON was chosen because it outputs 16 temperature data points in a grid, has excellent sensing range and supports I2C communication. Additionally, in order to connect the D6T sensor to the processor, a </w:t>
      </w:r>
      <w:r w:rsidRPr="005942A1">
        <w:rPr>
          <w:noProof/>
          <w:sz w:val="22"/>
          <w:szCs w:val="22"/>
        </w:rPr>
        <w:t>jst</w:t>
      </w:r>
      <w:r>
        <w:rPr>
          <w:sz w:val="22"/>
          <w:szCs w:val="22"/>
        </w:rPr>
        <w:t xml:space="preserve"> </w:t>
      </w:r>
      <w:r w:rsidRPr="005942A1">
        <w:rPr>
          <w:noProof/>
          <w:sz w:val="22"/>
          <w:szCs w:val="22"/>
        </w:rPr>
        <w:t>gh</w:t>
      </w:r>
      <w:r>
        <w:rPr>
          <w:sz w:val="22"/>
          <w:szCs w:val="22"/>
        </w:rPr>
        <w:t xml:space="preserve"> 4 pin connector with wiring harness was chosen to actualize connection. </w:t>
      </w:r>
    </w:p>
    <w:p w14:paraId="1BC11EE7" w14:textId="77777777" w:rsidR="00E618F5" w:rsidRDefault="005942A1">
      <w:pPr>
        <w:spacing w:after="0" w:line="360" w:lineRule="auto"/>
        <w:rPr>
          <w:sz w:val="22"/>
          <w:szCs w:val="22"/>
        </w:rPr>
      </w:pPr>
      <w:r>
        <w:rPr>
          <w:sz w:val="22"/>
          <w:szCs w:val="22"/>
        </w:rPr>
        <w:t xml:space="preserve">Our project aims to have a wireless communicating sensing device. Therefore, a </w:t>
      </w:r>
      <w:r w:rsidR="003A338F">
        <w:rPr>
          <w:sz w:val="22"/>
          <w:szCs w:val="22"/>
        </w:rPr>
        <w:t>Wi-Fi</w:t>
      </w:r>
      <w:r>
        <w:rPr>
          <w:sz w:val="22"/>
          <w:szCs w:val="22"/>
        </w:rPr>
        <w:t xml:space="preserve"> enabled processor was needed to fulfill the requirement. CC3200 </w:t>
      </w:r>
      <w:r w:rsidR="003A338F">
        <w:rPr>
          <w:sz w:val="22"/>
          <w:szCs w:val="22"/>
        </w:rPr>
        <w:t>Wi-Fi</w:t>
      </w:r>
      <w:r>
        <w:rPr>
          <w:sz w:val="22"/>
          <w:szCs w:val="22"/>
        </w:rPr>
        <w:t xml:space="preserve"> enabled CPU </w:t>
      </w:r>
      <w:r w:rsidR="003A338F">
        <w:rPr>
          <w:sz w:val="22"/>
          <w:szCs w:val="22"/>
        </w:rPr>
        <w:t>Launchpad</w:t>
      </w:r>
      <w:r>
        <w:rPr>
          <w:sz w:val="22"/>
          <w:szCs w:val="22"/>
        </w:rPr>
        <w:t xml:space="preserve"> was chosen because it supports wireless communication without an </w:t>
      </w:r>
      <w:r w:rsidRPr="005942A1">
        <w:rPr>
          <w:noProof/>
          <w:sz w:val="22"/>
          <w:szCs w:val="22"/>
        </w:rPr>
        <w:t>extra antenna</w:t>
      </w:r>
      <w:r>
        <w:rPr>
          <w:sz w:val="22"/>
          <w:szCs w:val="22"/>
        </w:rPr>
        <w:t xml:space="preserve"> for signal boost and various public libraries are available online for development. </w:t>
      </w:r>
    </w:p>
    <w:p w14:paraId="5ACB3F43" w14:textId="77777777" w:rsidR="00E618F5" w:rsidRDefault="005942A1">
      <w:pPr>
        <w:spacing w:after="0" w:line="360" w:lineRule="auto"/>
        <w:rPr>
          <w:sz w:val="22"/>
          <w:szCs w:val="22"/>
        </w:rPr>
      </w:pPr>
      <w:r>
        <w:rPr>
          <w:b/>
          <w:sz w:val="22"/>
          <w:szCs w:val="22"/>
        </w:rPr>
        <w:t>Voltage Tolerance and Battery Requirements</w:t>
      </w:r>
    </w:p>
    <w:p w14:paraId="4246C1C9" w14:textId="77777777" w:rsidR="00E618F5" w:rsidRDefault="005942A1">
      <w:pPr>
        <w:spacing w:after="0" w:line="360" w:lineRule="auto"/>
        <w:ind w:firstLine="720"/>
        <w:rPr>
          <w:sz w:val="22"/>
          <w:szCs w:val="22"/>
        </w:rPr>
      </w:pPr>
      <w:r>
        <w:rPr>
          <w:sz w:val="22"/>
          <w:szCs w:val="22"/>
        </w:rPr>
        <w:lastRenderedPageBreak/>
        <w:t xml:space="preserve">The input and output of the D6T are both 5V. Thus the CC3200 has to be able to tolerate 5V on its digital read pins and output 5V to supply the sensor. The fact is that CC3200 has a steady 5V output pin on board (only when USB power is used) but input pins all have only 3.3V tolerance. In order to address this voltage tolerance problem, a device that boosts and regulates voltage </w:t>
      </w:r>
      <w:r>
        <w:rPr>
          <w:noProof/>
          <w:sz w:val="22"/>
          <w:szCs w:val="22"/>
        </w:rPr>
        <w:t>i</w:t>
      </w:r>
      <w:r w:rsidRPr="005942A1">
        <w:rPr>
          <w:noProof/>
          <w:sz w:val="22"/>
          <w:szCs w:val="22"/>
        </w:rPr>
        <w:t>n</w:t>
      </w:r>
      <w:r>
        <w:rPr>
          <w:sz w:val="22"/>
          <w:szCs w:val="22"/>
        </w:rPr>
        <w:t xml:space="preserve"> two </w:t>
      </w:r>
      <w:r w:rsidRPr="005942A1">
        <w:rPr>
          <w:noProof/>
          <w:sz w:val="22"/>
          <w:szCs w:val="22"/>
        </w:rPr>
        <w:t>directions needs</w:t>
      </w:r>
      <w:r>
        <w:rPr>
          <w:sz w:val="22"/>
          <w:szCs w:val="22"/>
        </w:rPr>
        <w:t xml:space="preserve"> to be used (I2C communication uses one channel </w:t>
      </w:r>
      <w:r w:rsidR="003A338F">
        <w:rPr>
          <w:sz w:val="22"/>
          <w:szCs w:val="22"/>
        </w:rPr>
        <w:t>bidirectionally</w:t>
      </w:r>
      <w:r>
        <w:rPr>
          <w:sz w:val="22"/>
          <w:szCs w:val="22"/>
        </w:rPr>
        <w:t xml:space="preserve">). A simple solution is a logic level shifter and we chose a bidirectional level converter (5-3.3V) from Satisfyelectronics. This specific converter has four channels that can shift logic level between 5V and 3.3V and for our project, two channels were used for the </w:t>
      </w:r>
      <w:r w:rsidRPr="005942A1">
        <w:rPr>
          <w:noProof/>
          <w:sz w:val="22"/>
          <w:szCs w:val="22"/>
        </w:rPr>
        <w:t>I2C data line</w:t>
      </w:r>
      <w:r>
        <w:rPr>
          <w:sz w:val="22"/>
          <w:szCs w:val="22"/>
        </w:rPr>
        <w:t xml:space="preserve"> and </w:t>
      </w:r>
      <w:r w:rsidRPr="005942A1">
        <w:rPr>
          <w:noProof/>
          <w:sz w:val="22"/>
          <w:szCs w:val="22"/>
        </w:rPr>
        <w:t>clock line</w:t>
      </w:r>
      <w:r>
        <w:rPr>
          <w:sz w:val="22"/>
          <w:szCs w:val="22"/>
        </w:rPr>
        <w:t xml:space="preserve">. </w:t>
      </w:r>
    </w:p>
    <w:p w14:paraId="2F850AB2" w14:textId="77777777" w:rsidR="00E618F5" w:rsidRDefault="005942A1">
      <w:pPr>
        <w:spacing w:after="0" w:line="360" w:lineRule="auto"/>
        <w:rPr>
          <w:sz w:val="22"/>
          <w:szCs w:val="22"/>
        </w:rPr>
      </w:pPr>
      <w:r>
        <w:rPr>
          <w:sz w:val="22"/>
          <w:szCs w:val="22"/>
        </w:rPr>
        <w:t xml:space="preserve">Our vision of the sensing device is a stand-alone device powered </w:t>
      </w:r>
      <w:r>
        <w:rPr>
          <w:noProof/>
          <w:sz w:val="22"/>
          <w:szCs w:val="22"/>
        </w:rPr>
        <w:t>by</w:t>
      </w:r>
      <w:r>
        <w:rPr>
          <w:sz w:val="22"/>
          <w:szCs w:val="22"/>
        </w:rPr>
        <w:t xml:space="preserve"> the </w:t>
      </w:r>
      <w:r w:rsidRPr="005942A1">
        <w:rPr>
          <w:noProof/>
          <w:sz w:val="22"/>
          <w:szCs w:val="22"/>
        </w:rPr>
        <w:t>battery</w:t>
      </w:r>
      <w:r>
        <w:rPr>
          <w:sz w:val="22"/>
          <w:szCs w:val="22"/>
        </w:rPr>
        <w:t xml:space="preserve"> with reasonable battery life. D6T sensor consumes consistently 5 mA of current and CC3200’s current con</w:t>
      </w:r>
      <w:r w:rsidRPr="005942A1">
        <w:rPr>
          <w:noProof/>
          <w:sz w:val="22"/>
          <w:szCs w:val="22"/>
        </w:rPr>
        <w:t>sumption</w:t>
      </w:r>
      <w:r>
        <w:rPr>
          <w:sz w:val="22"/>
          <w:szCs w:val="22"/>
        </w:rPr>
        <w:t>, compared to the sensor, can be neglected (CC3200’s CPU activates only in transmitting mode and goes into hibernation mode during downtime). Thus A 12000 mAh commercial battery bank from Jackery Gaint+ was chosen to serve as a power solution because it outputs 5V and enough current to support the 5V USB input of the CC3200 and its battery life can support the sensing device for at least three months, from a conservative estimation. (12000 mAh / 5mA = 2400 hrs = 100 days)</w:t>
      </w:r>
    </w:p>
    <w:p w14:paraId="1DF81DDE" w14:textId="77777777" w:rsidR="00E618F5" w:rsidRDefault="00E618F5">
      <w:pPr>
        <w:spacing w:after="0" w:line="360" w:lineRule="auto"/>
        <w:rPr>
          <w:sz w:val="22"/>
          <w:szCs w:val="22"/>
        </w:rPr>
      </w:pPr>
    </w:p>
    <w:p w14:paraId="529E80E6" w14:textId="77777777" w:rsidR="00E618F5" w:rsidRDefault="005942A1">
      <w:pPr>
        <w:spacing w:after="0" w:line="360" w:lineRule="auto"/>
        <w:rPr>
          <w:b/>
          <w:sz w:val="22"/>
          <w:szCs w:val="22"/>
        </w:rPr>
      </w:pPr>
      <w:r>
        <w:rPr>
          <w:b/>
          <w:sz w:val="22"/>
          <w:szCs w:val="22"/>
        </w:rPr>
        <w:t xml:space="preserve">Hardware connection, Multisim, </w:t>
      </w:r>
      <w:r w:rsidRPr="005942A1">
        <w:rPr>
          <w:b/>
          <w:noProof/>
          <w:sz w:val="22"/>
          <w:szCs w:val="22"/>
        </w:rPr>
        <w:t>and</w:t>
      </w:r>
      <w:r>
        <w:rPr>
          <w:b/>
          <w:sz w:val="22"/>
          <w:szCs w:val="22"/>
        </w:rPr>
        <w:t xml:space="preserve"> Ultiboard </w:t>
      </w:r>
    </w:p>
    <w:p w14:paraId="25C3DAB0" w14:textId="77777777" w:rsidR="00E618F5" w:rsidRDefault="005942A1">
      <w:pPr>
        <w:spacing w:after="0" w:line="360" w:lineRule="auto"/>
        <w:ind w:firstLine="720"/>
        <w:rPr>
          <w:sz w:val="22"/>
          <w:szCs w:val="22"/>
        </w:rPr>
      </w:pPr>
      <w:r>
        <w:rPr>
          <w:sz w:val="22"/>
          <w:szCs w:val="22"/>
        </w:rPr>
        <w:t>The internal library of Multisim doesn’t support simulation of the CC3200 board and neither does it have the specification of the D6T sensor and the logic converter. Thus custom footprints were created to represent the components while the 20+20 pin configuration for the CC3200 is replaced by the 10+10 pin configuration for MSP430 in Multisim since only the left 20 pins will be used to establish the connection. The figure below shows the Multisim schematic of the system.</w:t>
      </w:r>
    </w:p>
    <w:p w14:paraId="65A95153" w14:textId="77777777" w:rsidR="00615F0D" w:rsidRDefault="005942A1" w:rsidP="00615F0D">
      <w:pPr>
        <w:keepNext/>
        <w:spacing w:after="0" w:line="360" w:lineRule="auto"/>
      </w:pPr>
      <w:r>
        <w:rPr>
          <w:noProof/>
          <w:sz w:val="22"/>
          <w:szCs w:val="22"/>
        </w:rPr>
        <w:lastRenderedPageBreak/>
        <w:drawing>
          <wp:inline distT="114300" distB="114300" distL="114300" distR="114300" wp14:anchorId="49F309BA" wp14:editId="65D4A405">
            <wp:extent cx="5943600" cy="3708400"/>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943600" cy="3708400"/>
                    </a:xfrm>
                    <a:prstGeom prst="rect">
                      <a:avLst/>
                    </a:prstGeom>
                    <a:ln/>
                  </pic:spPr>
                </pic:pic>
              </a:graphicData>
            </a:graphic>
          </wp:inline>
        </w:drawing>
      </w:r>
    </w:p>
    <w:p w14:paraId="2BA1D09E" w14:textId="78BA871D" w:rsidR="00E618F5" w:rsidRDefault="00615F0D" w:rsidP="00615F0D">
      <w:pPr>
        <w:pStyle w:val="Caption"/>
        <w:jc w:val="center"/>
        <w:rPr>
          <w:sz w:val="22"/>
          <w:szCs w:val="22"/>
        </w:rPr>
      </w:pPr>
      <w:bookmarkStart w:id="379" w:name="_Toc501116506"/>
      <w:r>
        <w:t xml:space="preserve">Figure </w:t>
      </w:r>
      <w:fldSimple w:instr=" SEQ Figure \* ARABIC ">
        <w:r w:rsidR="007043C3">
          <w:rPr>
            <w:noProof/>
          </w:rPr>
          <w:t>2</w:t>
        </w:r>
      </w:fldSimple>
      <w:r>
        <w:t xml:space="preserve">: </w:t>
      </w:r>
      <w:r w:rsidRPr="00A44EA8">
        <w:t>CC3200, D6T, Logic Converter Multisim Schematic</w:t>
      </w:r>
      <w:bookmarkEnd w:id="379"/>
    </w:p>
    <w:p w14:paraId="79CD13B6" w14:textId="77777777" w:rsidR="00E618F5" w:rsidRDefault="00E618F5">
      <w:pPr>
        <w:spacing w:after="0" w:line="360" w:lineRule="auto"/>
        <w:jc w:val="center"/>
        <w:rPr>
          <w:sz w:val="22"/>
          <w:szCs w:val="22"/>
        </w:rPr>
      </w:pPr>
    </w:p>
    <w:p w14:paraId="4B7A36E9" w14:textId="77777777" w:rsidR="00E618F5" w:rsidRDefault="005942A1">
      <w:pPr>
        <w:spacing w:after="0" w:line="360" w:lineRule="auto"/>
        <w:ind w:firstLine="720"/>
        <w:rPr>
          <w:sz w:val="22"/>
          <w:szCs w:val="22"/>
        </w:rPr>
      </w:pPr>
      <w:r>
        <w:rPr>
          <w:sz w:val="22"/>
          <w:szCs w:val="22"/>
        </w:rPr>
        <w:t xml:space="preserve">HB1 indicates the logic converter and the top two channels are utilized. The third and fourth row (marked with “LV  HV” and “GNDL GNDH”) on the logic converter represent the supply voltages and ground references. HB2 is a schematic of the D6T sensor with SCL and SDA being the I2C lines and VCC and GND being power supply and ground. Additionally, U1 and U2 combine to form the left 20 pin configuration on the CC3200 </w:t>
      </w:r>
      <w:r w:rsidR="003A338F">
        <w:rPr>
          <w:sz w:val="22"/>
          <w:szCs w:val="22"/>
        </w:rPr>
        <w:t>Launchpad</w:t>
      </w:r>
      <w:r>
        <w:rPr>
          <w:sz w:val="22"/>
          <w:szCs w:val="22"/>
        </w:rPr>
        <w:t xml:space="preserve">. DVCC and DVSS represent the 3.3V and 5V power pins, P2.1 and P2.2 correspond to clock line and the </w:t>
      </w:r>
      <w:r w:rsidRPr="005942A1">
        <w:rPr>
          <w:noProof/>
          <w:sz w:val="22"/>
          <w:szCs w:val="22"/>
        </w:rPr>
        <w:t>data line</w:t>
      </w:r>
      <w:r>
        <w:rPr>
          <w:sz w:val="22"/>
          <w:szCs w:val="22"/>
        </w:rPr>
        <w:t xml:space="preserve"> and finally P2.6 is the ground on board. The physical connection is established just as the schematic indicates above.</w:t>
      </w:r>
    </w:p>
    <w:p w14:paraId="2A9963FC" w14:textId="77777777" w:rsidR="00E618F5" w:rsidRDefault="00E618F5">
      <w:pPr>
        <w:spacing w:after="0" w:line="360" w:lineRule="auto"/>
        <w:rPr>
          <w:sz w:val="22"/>
          <w:szCs w:val="22"/>
        </w:rPr>
      </w:pPr>
    </w:p>
    <w:p w14:paraId="599D7E22" w14:textId="77777777" w:rsidR="00E618F5" w:rsidRDefault="005942A1">
      <w:pPr>
        <w:spacing w:after="0" w:line="360" w:lineRule="auto"/>
        <w:ind w:firstLine="720"/>
        <w:rPr>
          <w:sz w:val="22"/>
          <w:szCs w:val="22"/>
        </w:rPr>
      </w:pPr>
      <w:r>
        <w:rPr>
          <w:sz w:val="22"/>
          <w:szCs w:val="22"/>
        </w:rPr>
        <w:t xml:space="preserve">After the schematic was completed, the Ultiboard layout was designed according to it. </w:t>
      </w:r>
    </w:p>
    <w:p w14:paraId="09FCB20D" w14:textId="77777777" w:rsidR="00615F0D" w:rsidRDefault="005942A1" w:rsidP="00615F0D">
      <w:pPr>
        <w:keepNext/>
        <w:spacing w:after="0" w:line="360" w:lineRule="auto"/>
      </w:pPr>
      <w:r>
        <w:rPr>
          <w:noProof/>
          <w:sz w:val="22"/>
          <w:szCs w:val="22"/>
        </w:rPr>
        <w:lastRenderedPageBreak/>
        <w:drawing>
          <wp:inline distT="114300" distB="114300" distL="114300" distR="114300" wp14:anchorId="37AFA102" wp14:editId="29A542F0">
            <wp:extent cx="5943600" cy="3632200"/>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1"/>
                    <a:srcRect/>
                    <a:stretch>
                      <a:fillRect/>
                    </a:stretch>
                  </pic:blipFill>
                  <pic:spPr>
                    <a:xfrm>
                      <a:off x="0" y="0"/>
                      <a:ext cx="5943600" cy="3632200"/>
                    </a:xfrm>
                    <a:prstGeom prst="rect">
                      <a:avLst/>
                    </a:prstGeom>
                    <a:ln/>
                  </pic:spPr>
                </pic:pic>
              </a:graphicData>
            </a:graphic>
          </wp:inline>
        </w:drawing>
      </w:r>
    </w:p>
    <w:p w14:paraId="3E474C14" w14:textId="3B0283B7" w:rsidR="00E618F5" w:rsidRDefault="00615F0D" w:rsidP="00615F0D">
      <w:pPr>
        <w:pStyle w:val="Caption"/>
        <w:jc w:val="center"/>
        <w:rPr>
          <w:sz w:val="22"/>
          <w:szCs w:val="22"/>
        </w:rPr>
      </w:pPr>
      <w:bookmarkStart w:id="380" w:name="_Toc501116507"/>
      <w:r>
        <w:t xml:space="preserve">Figure </w:t>
      </w:r>
      <w:fldSimple w:instr=" SEQ Figure \* ARABIC ">
        <w:r w:rsidR="007043C3">
          <w:rPr>
            <w:noProof/>
          </w:rPr>
          <w:t>3</w:t>
        </w:r>
      </w:fldSimple>
      <w:r>
        <w:t>:</w:t>
      </w:r>
      <w:r w:rsidRPr="00693A13">
        <w:t>PCB interconnect</w:t>
      </w:r>
      <w:bookmarkEnd w:id="380"/>
    </w:p>
    <w:p w14:paraId="503E6D50" w14:textId="77777777" w:rsidR="00E618F5" w:rsidRDefault="005942A1">
      <w:pPr>
        <w:spacing w:after="0" w:line="360" w:lineRule="auto"/>
        <w:ind w:firstLine="720"/>
        <w:rPr>
          <w:sz w:val="22"/>
          <w:szCs w:val="22"/>
        </w:rPr>
      </w:pPr>
      <w:r>
        <w:rPr>
          <w:sz w:val="22"/>
          <w:szCs w:val="22"/>
        </w:rPr>
        <w:t xml:space="preserve">As shown in the figure above, the interconnect PCB layout only utilizes the left 20 pins on the CC3200 </w:t>
      </w:r>
      <w:r w:rsidR="003A338F">
        <w:rPr>
          <w:sz w:val="22"/>
          <w:szCs w:val="22"/>
        </w:rPr>
        <w:t>Launchpad</w:t>
      </w:r>
      <w:r>
        <w:rPr>
          <w:sz w:val="22"/>
          <w:szCs w:val="22"/>
        </w:rPr>
        <w:t xml:space="preserve">. Logic Converter is placed near the 20 pins and the </w:t>
      </w:r>
      <w:r w:rsidRPr="005942A1">
        <w:rPr>
          <w:noProof/>
          <w:sz w:val="22"/>
          <w:szCs w:val="22"/>
        </w:rPr>
        <w:t>D6T sensor</w:t>
      </w:r>
      <w:r>
        <w:rPr>
          <w:sz w:val="22"/>
          <w:szCs w:val="22"/>
        </w:rPr>
        <w:t xml:space="preserve"> is close to the converter for the convenience of tracing. Since the layout was designed without importing from Multisim, there are red circles on the layout, indicating DRC errors, which are just misinterpretations of the software.</w:t>
      </w:r>
    </w:p>
    <w:p w14:paraId="05F46BEF" w14:textId="77777777" w:rsidR="00E618F5" w:rsidRDefault="00E618F5">
      <w:pPr>
        <w:spacing w:after="0" w:line="360" w:lineRule="auto"/>
        <w:rPr>
          <w:sz w:val="22"/>
          <w:szCs w:val="22"/>
        </w:rPr>
      </w:pPr>
    </w:p>
    <w:p w14:paraId="0CDD6973" w14:textId="77777777" w:rsidR="00E618F5" w:rsidRDefault="005942A1">
      <w:pPr>
        <w:spacing w:after="0" w:line="360" w:lineRule="auto"/>
        <w:rPr>
          <w:b/>
          <w:sz w:val="22"/>
          <w:szCs w:val="22"/>
        </w:rPr>
      </w:pPr>
      <w:r>
        <w:rPr>
          <w:b/>
          <w:sz w:val="22"/>
          <w:szCs w:val="22"/>
        </w:rPr>
        <w:t>Case Design</w:t>
      </w:r>
    </w:p>
    <w:p w14:paraId="2523080B" w14:textId="7B68ECD2" w:rsidR="00E618F5" w:rsidRDefault="005942A1">
      <w:pPr>
        <w:spacing w:after="0" w:line="360" w:lineRule="auto"/>
        <w:ind w:firstLine="720"/>
        <w:rPr>
          <w:sz w:val="22"/>
          <w:szCs w:val="22"/>
        </w:rPr>
      </w:pPr>
      <w:r>
        <w:rPr>
          <w:sz w:val="22"/>
          <w:szCs w:val="22"/>
        </w:rPr>
        <w:t xml:space="preserve">In order to ensure that the sensing device has an aesthetic looking, a 3D printed case was designed. This case serves to enclose the battery, CC3200, PCB </w:t>
      </w:r>
      <w:r w:rsidRPr="004B06D8">
        <w:rPr>
          <w:noProof/>
          <w:sz w:val="22"/>
          <w:szCs w:val="22"/>
        </w:rPr>
        <w:t>interconnect</w:t>
      </w:r>
      <w:ins w:id="381" w:author="Mike Wang" w:date="2017-12-15T15:59:00Z">
        <w:r w:rsidR="004B06D8">
          <w:rPr>
            <w:noProof/>
            <w:sz w:val="22"/>
            <w:szCs w:val="22"/>
          </w:rPr>
          <w:t>s</w:t>
        </w:r>
      </w:ins>
      <w:r>
        <w:rPr>
          <w:sz w:val="22"/>
          <w:szCs w:val="22"/>
        </w:rPr>
        <w:t xml:space="preserve"> and sensor with open sockets for power indicator, power switch, USB charging</w:t>
      </w:r>
      <w:ins w:id="382" w:author="Mike Wang" w:date="2017-12-15T15:59:00Z">
        <w:r w:rsidR="004B06D8">
          <w:rPr>
            <w:sz w:val="22"/>
            <w:szCs w:val="22"/>
          </w:rPr>
          <w:t>,</w:t>
        </w:r>
      </w:ins>
      <w:r>
        <w:rPr>
          <w:sz w:val="22"/>
          <w:szCs w:val="22"/>
        </w:rPr>
        <w:t xml:space="preserve"> </w:t>
      </w:r>
      <w:r w:rsidRPr="004B06D8">
        <w:rPr>
          <w:noProof/>
          <w:sz w:val="22"/>
          <w:szCs w:val="22"/>
        </w:rPr>
        <w:t>and</w:t>
      </w:r>
      <w:r>
        <w:rPr>
          <w:sz w:val="22"/>
          <w:szCs w:val="22"/>
        </w:rPr>
        <w:t xml:space="preserve"> sensor. The case is consisting of two parts that can be brought together to form a complete case and the dimension is 16cm * 9cm * 6cm. </w:t>
      </w:r>
    </w:p>
    <w:p w14:paraId="4BF8485D" w14:textId="77777777" w:rsidR="00615F0D" w:rsidRDefault="005942A1" w:rsidP="00615F0D">
      <w:pPr>
        <w:keepNext/>
        <w:spacing w:after="0" w:line="360" w:lineRule="auto"/>
      </w:pPr>
      <w:r>
        <w:rPr>
          <w:noProof/>
          <w:sz w:val="22"/>
          <w:szCs w:val="22"/>
        </w:rPr>
        <w:lastRenderedPageBreak/>
        <w:drawing>
          <wp:inline distT="114300" distB="114300" distL="114300" distR="114300" wp14:anchorId="63FF46F8" wp14:editId="4405B2FA">
            <wp:extent cx="5943600" cy="38989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3898900"/>
                    </a:xfrm>
                    <a:prstGeom prst="rect">
                      <a:avLst/>
                    </a:prstGeom>
                    <a:ln/>
                  </pic:spPr>
                </pic:pic>
              </a:graphicData>
            </a:graphic>
          </wp:inline>
        </w:drawing>
      </w:r>
    </w:p>
    <w:p w14:paraId="0EFD04BC" w14:textId="45B68EED" w:rsidR="00E618F5" w:rsidRDefault="00615F0D" w:rsidP="00615F0D">
      <w:pPr>
        <w:pStyle w:val="Caption"/>
        <w:jc w:val="center"/>
        <w:rPr>
          <w:sz w:val="22"/>
          <w:szCs w:val="22"/>
        </w:rPr>
      </w:pPr>
      <w:bookmarkStart w:id="383" w:name="_Toc501116508"/>
      <w:r>
        <w:t xml:space="preserve">Figure </w:t>
      </w:r>
      <w:fldSimple w:instr=" SEQ Figure \* ARABIC ">
        <w:r w:rsidR="007043C3">
          <w:rPr>
            <w:noProof/>
          </w:rPr>
          <w:t>4</w:t>
        </w:r>
      </w:fldSimple>
      <w:r>
        <w:t xml:space="preserve">: </w:t>
      </w:r>
      <w:r w:rsidRPr="00382DB4">
        <w:t>3D Printed Case-1</w:t>
      </w:r>
      <w:bookmarkEnd w:id="383"/>
    </w:p>
    <w:p w14:paraId="1BAB57D2" w14:textId="77777777" w:rsidR="00E618F5" w:rsidRDefault="00E618F5">
      <w:pPr>
        <w:spacing w:after="0" w:line="360" w:lineRule="auto"/>
        <w:jc w:val="center"/>
        <w:rPr>
          <w:sz w:val="22"/>
          <w:szCs w:val="22"/>
        </w:rPr>
      </w:pPr>
    </w:p>
    <w:p w14:paraId="1754DD9F" w14:textId="77777777" w:rsidR="00E618F5" w:rsidRDefault="005942A1">
      <w:pPr>
        <w:spacing w:after="0" w:line="360" w:lineRule="auto"/>
        <w:ind w:firstLine="720"/>
        <w:rPr>
          <w:sz w:val="22"/>
          <w:szCs w:val="22"/>
        </w:rPr>
      </w:pPr>
      <w:r>
        <w:rPr>
          <w:sz w:val="22"/>
          <w:szCs w:val="22"/>
        </w:rPr>
        <w:t xml:space="preserve">The hole on top is an opening for the sensor, a </w:t>
      </w:r>
      <w:r w:rsidRPr="005942A1">
        <w:rPr>
          <w:noProof/>
          <w:sz w:val="22"/>
          <w:szCs w:val="22"/>
        </w:rPr>
        <w:t>rectangular socket</w:t>
      </w:r>
      <w:r>
        <w:rPr>
          <w:sz w:val="22"/>
          <w:szCs w:val="22"/>
        </w:rPr>
        <w:t xml:space="preserve"> at the </w:t>
      </w:r>
      <w:r w:rsidRPr="005942A1">
        <w:rPr>
          <w:noProof/>
          <w:sz w:val="22"/>
          <w:szCs w:val="22"/>
        </w:rPr>
        <w:t>front</w:t>
      </w:r>
      <w:r>
        <w:rPr>
          <w:sz w:val="22"/>
          <w:szCs w:val="22"/>
        </w:rPr>
        <w:t xml:space="preserve"> is the power switch for the battery bank and another socket on the right is for </w:t>
      </w:r>
      <w:r>
        <w:rPr>
          <w:noProof/>
          <w:sz w:val="22"/>
          <w:szCs w:val="22"/>
        </w:rPr>
        <w:t>USB</w:t>
      </w:r>
      <w:r>
        <w:rPr>
          <w:sz w:val="22"/>
          <w:szCs w:val="22"/>
        </w:rPr>
        <w:t xml:space="preserve"> charging. </w:t>
      </w:r>
    </w:p>
    <w:p w14:paraId="2DC6D76F" w14:textId="77777777" w:rsidR="00615F0D" w:rsidRDefault="005942A1" w:rsidP="00615F0D">
      <w:pPr>
        <w:keepNext/>
        <w:spacing w:after="0" w:line="360" w:lineRule="auto"/>
      </w:pPr>
      <w:r>
        <w:rPr>
          <w:noProof/>
          <w:sz w:val="22"/>
          <w:szCs w:val="22"/>
        </w:rPr>
        <w:lastRenderedPageBreak/>
        <w:drawing>
          <wp:inline distT="114300" distB="114300" distL="114300" distR="114300" wp14:anchorId="1CE3EFC2" wp14:editId="29AFE6BB">
            <wp:extent cx="5943600" cy="4356100"/>
            <wp:effectExtent l="0" t="0" r="0" b="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943600" cy="4356100"/>
                    </a:xfrm>
                    <a:prstGeom prst="rect">
                      <a:avLst/>
                    </a:prstGeom>
                    <a:ln/>
                  </pic:spPr>
                </pic:pic>
              </a:graphicData>
            </a:graphic>
          </wp:inline>
        </w:drawing>
      </w:r>
    </w:p>
    <w:p w14:paraId="4043796B" w14:textId="1B945006" w:rsidR="00E618F5" w:rsidRDefault="00615F0D" w:rsidP="00615F0D">
      <w:pPr>
        <w:pStyle w:val="Caption"/>
        <w:jc w:val="center"/>
        <w:rPr>
          <w:sz w:val="22"/>
          <w:szCs w:val="22"/>
        </w:rPr>
      </w:pPr>
      <w:bookmarkStart w:id="384" w:name="_Toc501116509"/>
      <w:r>
        <w:t xml:space="preserve">Figure </w:t>
      </w:r>
      <w:fldSimple w:instr=" SEQ Figure \* ARABIC ">
        <w:r w:rsidR="007043C3">
          <w:rPr>
            <w:noProof/>
          </w:rPr>
          <w:t>5</w:t>
        </w:r>
      </w:fldSimple>
      <w:r>
        <w:t>: 3D Printed Case-2</w:t>
      </w:r>
      <w:bookmarkEnd w:id="384"/>
    </w:p>
    <w:p w14:paraId="7795CB45" w14:textId="77777777" w:rsidR="00E618F5" w:rsidRDefault="005942A1">
      <w:pPr>
        <w:spacing w:after="0" w:line="360" w:lineRule="auto"/>
        <w:ind w:firstLine="720"/>
        <w:rPr>
          <w:sz w:val="22"/>
          <w:szCs w:val="22"/>
        </w:rPr>
      </w:pPr>
      <w:r>
        <w:rPr>
          <w:sz w:val="22"/>
          <w:szCs w:val="22"/>
        </w:rPr>
        <w:t xml:space="preserve">The socket on the bottom is the battery life indicator for the battery bank. </w:t>
      </w:r>
    </w:p>
    <w:p w14:paraId="48A40842" w14:textId="77777777" w:rsidR="00E618F5" w:rsidRDefault="00E618F5">
      <w:pPr>
        <w:spacing w:after="0" w:line="360" w:lineRule="auto"/>
        <w:rPr>
          <w:sz w:val="22"/>
          <w:szCs w:val="22"/>
        </w:rPr>
      </w:pPr>
    </w:p>
    <w:p w14:paraId="57DD9EEC" w14:textId="77777777" w:rsidR="00E618F5" w:rsidRDefault="00E618F5">
      <w:pPr>
        <w:spacing w:after="0" w:line="360" w:lineRule="auto"/>
        <w:rPr>
          <w:sz w:val="22"/>
          <w:szCs w:val="22"/>
        </w:rPr>
      </w:pPr>
    </w:p>
    <w:p w14:paraId="6C26A07E" w14:textId="77777777" w:rsidR="00E618F5" w:rsidRDefault="005942A1">
      <w:pPr>
        <w:spacing w:after="0" w:line="360" w:lineRule="auto"/>
        <w:rPr>
          <w:b/>
          <w:sz w:val="28"/>
          <w:szCs w:val="28"/>
        </w:rPr>
      </w:pPr>
      <w:r>
        <w:rPr>
          <w:b/>
          <w:sz w:val="28"/>
          <w:szCs w:val="28"/>
        </w:rPr>
        <w:t>Software</w:t>
      </w:r>
    </w:p>
    <w:p w14:paraId="20E7FD08" w14:textId="77777777" w:rsidR="00E618F5" w:rsidRDefault="005942A1">
      <w:pPr>
        <w:spacing w:after="0" w:line="360" w:lineRule="auto"/>
        <w:rPr>
          <w:b/>
          <w:sz w:val="22"/>
          <w:szCs w:val="22"/>
        </w:rPr>
      </w:pPr>
      <w:r>
        <w:rPr>
          <w:b/>
          <w:sz w:val="22"/>
          <w:szCs w:val="22"/>
        </w:rPr>
        <w:t>D6T Sensor to CC3200</w:t>
      </w:r>
    </w:p>
    <w:p w14:paraId="7EE2EE19" w14:textId="77777777" w:rsidR="00E618F5" w:rsidRDefault="005942A1">
      <w:pPr>
        <w:spacing w:after="0" w:line="360" w:lineRule="auto"/>
        <w:ind w:firstLine="720"/>
        <w:rPr>
          <w:sz w:val="22"/>
          <w:szCs w:val="22"/>
        </w:rPr>
      </w:pPr>
      <w:r>
        <w:rPr>
          <w:noProof/>
          <w:sz w:val="22"/>
          <w:szCs w:val="22"/>
        </w:rPr>
        <w:t>The D6T</w:t>
      </w:r>
      <w:r w:rsidRPr="005942A1">
        <w:rPr>
          <w:noProof/>
          <w:sz w:val="22"/>
          <w:szCs w:val="22"/>
        </w:rPr>
        <w:t xml:space="preserve"> sensor</w:t>
      </w:r>
      <w:r>
        <w:rPr>
          <w:sz w:val="22"/>
          <w:szCs w:val="22"/>
        </w:rPr>
        <w:t xml:space="preserve"> supports I2C communication and CC3200 is also I2C compliant. For writing the I2C communication code on CC3200, Energia IDE was used instead of CCS because Energia has a well maintained embedded library for CC3200 on </w:t>
      </w:r>
      <w:r w:rsidR="003A338F">
        <w:rPr>
          <w:sz w:val="22"/>
          <w:szCs w:val="22"/>
        </w:rPr>
        <w:t>Wi-Fi</w:t>
      </w:r>
      <w:r>
        <w:rPr>
          <w:sz w:val="22"/>
          <w:szCs w:val="22"/>
        </w:rPr>
        <w:t xml:space="preserve"> and I2C. According to the I2C timing diagram below, the </w:t>
      </w:r>
      <w:r w:rsidRPr="005942A1">
        <w:rPr>
          <w:noProof/>
          <w:sz w:val="22"/>
          <w:szCs w:val="22"/>
        </w:rPr>
        <w:t>I2C code</w:t>
      </w:r>
      <w:r>
        <w:rPr>
          <w:sz w:val="22"/>
          <w:szCs w:val="22"/>
        </w:rPr>
        <w:t xml:space="preserve"> was developed in Energia using C language. </w:t>
      </w:r>
    </w:p>
    <w:p w14:paraId="62D53F3F" w14:textId="77777777" w:rsidR="00615F0D" w:rsidRDefault="005942A1" w:rsidP="00615F0D">
      <w:pPr>
        <w:keepNext/>
        <w:spacing w:after="0" w:line="360" w:lineRule="auto"/>
      </w:pPr>
      <w:r>
        <w:rPr>
          <w:noProof/>
          <w:sz w:val="22"/>
          <w:szCs w:val="22"/>
        </w:rPr>
        <w:lastRenderedPageBreak/>
        <w:drawing>
          <wp:inline distT="114300" distB="114300" distL="114300" distR="114300" wp14:anchorId="75308CDC" wp14:editId="5C335977">
            <wp:extent cx="5943600" cy="388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886200"/>
                    </a:xfrm>
                    <a:prstGeom prst="rect">
                      <a:avLst/>
                    </a:prstGeom>
                    <a:ln/>
                  </pic:spPr>
                </pic:pic>
              </a:graphicData>
            </a:graphic>
          </wp:inline>
        </w:drawing>
      </w:r>
    </w:p>
    <w:p w14:paraId="29E851FE" w14:textId="5FCF056A" w:rsidR="00E618F5" w:rsidRDefault="00615F0D" w:rsidP="00615F0D">
      <w:pPr>
        <w:pStyle w:val="Caption"/>
        <w:jc w:val="center"/>
        <w:rPr>
          <w:sz w:val="22"/>
          <w:szCs w:val="22"/>
        </w:rPr>
      </w:pPr>
      <w:bookmarkStart w:id="385" w:name="_Toc501116510"/>
      <w:r>
        <w:t xml:space="preserve">Figure </w:t>
      </w:r>
      <w:fldSimple w:instr=" SEQ Figure \* ARABIC ">
        <w:r w:rsidR="007043C3">
          <w:rPr>
            <w:noProof/>
          </w:rPr>
          <w:t>6</w:t>
        </w:r>
      </w:fldSimple>
      <w:r>
        <w:t>:</w:t>
      </w:r>
      <w:r w:rsidRPr="00BC5765">
        <w:t xml:space="preserve"> I2C Timing</w:t>
      </w:r>
      <w:bookmarkEnd w:id="385"/>
    </w:p>
    <w:p w14:paraId="509E4BA6" w14:textId="77777777" w:rsidR="00615F0D" w:rsidRDefault="005942A1" w:rsidP="00615F0D">
      <w:pPr>
        <w:keepNext/>
        <w:spacing w:after="0" w:line="360" w:lineRule="auto"/>
      </w:pPr>
      <w:r>
        <w:rPr>
          <w:noProof/>
          <w:sz w:val="22"/>
          <w:szCs w:val="22"/>
        </w:rPr>
        <w:drawing>
          <wp:inline distT="114300" distB="114300" distL="114300" distR="114300" wp14:anchorId="1B062D46" wp14:editId="38FC19A6">
            <wp:extent cx="4352925" cy="2809875"/>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4352925" cy="2809875"/>
                    </a:xfrm>
                    <a:prstGeom prst="rect">
                      <a:avLst/>
                    </a:prstGeom>
                    <a:ln/>
                  </pic:spPr>
                </pic:pic>
              </a:graphicData>
            </a:graphic>
          </wp:inline>
        </w:drawing>
      </w:r>
    </w:p>
    <w:p w14:paraId="63C8F8FE" w14:textId="53433CC6" w:rsidR="00E618F5" w:rsidRDefault="00615F0D" w:rsidP="00615F0D">
      <w:pPr>
        <w:pStyle w:val="Caption"/>
        <w:jc w:val="center"/>
        <w:rPr>
          <w:sz w:val="22"/>
          <w:szCs w:val="22"/>
        </w:rPr>
      </w:pPr>
      <w:bookmarkStart w:id="386" w:name="_Toc501116511"/>
      <w:r>
        <w:t xml:space="preserve">Figure </w:t>
      </w:r>
      <w:fldSimple w:instr=" SEQ Figure \* ARABIC ">
        <w:r w:rsidR="007043C3">
          <w:rPr>
            <w:noProof/>
          </w:rPr>
          <w:t>7</w:t>
        </w:r>
      </w:fldSimple>
      <w:r>
        <w:t xml:space="preserve">: </w:t>
      </w:r>
      <w:r w:rsidRPr="00554F79">
        <w:t>I2C Code Segment</w:t>
      </w:r>
      <w:bookmarkEnd w:id="386"/>
    </w:p>
    <w:p w14:paraId="30051260" w14:textId="77777777" w:rsidR="00E618F5" w:rsidRDefault="005942A1">
      <w:pPr>
        <w:spacing w:after="0" w:line="360" w:lineRule="auto"/>
        <w:ind w:firstLine="720"/>
        <w:rPr>
          <w:sz w:val="22"/>
          <w:szCs w:val="22"/>
        </w:rPr>
      </w:pPr>
      <w:r>
        <w:rPr>
          <w:sz w:val="22"/>
          <w:szCs w:val="22"/>
        </w:rPr>
        <w:t xml:space="preserve">The code segment above shows the initialization and reading instruction for the D6T sensor. D6T_addr is previously defined as the slave address of D6T and D6T_cmd is defined as the reading temperature data command. </w:t>
      </w:r>
      <w:r w:rsidRPr="005942A1">
        <w:rPr>
          <w:noProof/>
          <w:sz w:val="22"/>
          <w:szCs w:val="22"/>
        </w:rPr>
        <w:t>Up</w:t>
      </w:r>
      <w:r>
        <w:rPr>
          <w:noProof/>
          <w:sz w:val="22"/>
          <w:szCs w:val="22"/>
        </w:rPr>
        <w:t xml:space="preserve"> </w:t>
      </w:r>
      <w:r w:rsidRPr="005942A1">
        <w:rPr>
          <w:noProof/>
          <w:sz w:val="22"/>
          <w:szCs w:val="22"/>
        </w:rPr>
        <w:t>to</w:t>
      </w:r>
      <w:r>
        <w:rPr>
          <w:sz w:val="22"/>
          <w:szCs w:val="22"/>
        </w:rPr>
        <w:t xml:space="preserve"> the end of the code, the I2C communication data path is completed and </w:t>
      </w:r>
      <w:r>
        <w:rPr>
          <w:sz w:val="22"/>
          <w:szCs w:val="22"/>
        </w:rPr>
        <w:lastRenderedPageBreak/>
        <w:t xml:space="preserve">all temperature data (temperature data of a 4x4 grid) will be stored in the array readbuff[] and it will be further organized and processed by the CC3200. </w:t>
      </w:r>
    </w:p>
    <w:p w14:paraId="4D9EA825" w14:textId="77777777" w:rsidR="00E618F5" w:rsidRDefault="00E618F5">
      <w:pPr>
        <w:spacing w:after="0" w:line="360" w:lineRule="auto"/>
        <w:rPr>
          <w:sz w:val="22"/>
          <w:szCs w:val="22"/>
        </w:rPr>
      </w:pPr>
    </w:p>
    <w:p w14:paraId="5AA560EA" w14:textId="77777777" w:rsidR="00E618F5" w:rsidRDefault="005942A1">
      <w:pPr>
        <w:spacing w:after="0" w:line="360" w:lineRule="auto"/>
        <w:rPr>
          <w:b/>
          <w:sz w:val="22"/>
          <w:szCs w:val="22"/>
        </w:rPr>
      </w:pPr>
      <w:r>
        <w:rPr>
          <w:b/>
          <w:sz w:val="22"/>
          <w:szCs w:val="22"/>
        </w:rPr>
        <w:t>CC3200 to MQTT Broker</w:t>
      </w:r>
    </w:p>
    <w:p w14:paraId="1583EA2B" w14:textId="77777777" w:rsidR="00E618F5" w:rsidRDefault="005942A1">
      <w:pPr>
        <w:spacing w:after="0" w:line="360" w:lineRule="auto"/>
        <w:ind w:firstLine="720"/>
        <w:rPr>
          <w:sz w:val="22"/>
          <w:szCs w:val="22"/>
        </w:rPr>
      </w:pPr>
      <w:r>
        <w:rPr>
          <w:sz w:val="22"/>
          <w:szCs w:val="22"/>
        </w:rPr>
        <w:t xml:space="preserve">We used CC3200 from Texas Instrument, which is a launch board embedded with Wi-Fi module with TCP/IP connection, to get access to the network. </w:t>
      </w:r>
      <w:r w:rsidR="003A338F">
        <w:rPr>
          <w:sz w:val="22"/>
          <w:szCs w:val="22"/>
        </w:rPr>
        <w:t>Firstly,</w:t>
      </w:r>
      <w:r>
        <w:rPr>
          <w:sz w:val="22"/>
          <w:szCs w:val="22"/>
        </w:rPr>
        <w:t xml:space="preserve"> we collect data using the </w:t>
      </w:r>
      <w:r w:rsidRPr="005942A1">
        <w:rPr>
          <w:noProof/>
          <w:sz w:val="22"/>
          <w:szCs w:val="22"/>
        </w:rPr>
        <w:t>code</w:t>
      </w:r>
      <w:r>
        <w:rPr>
          <w:sz w:val="22"/>
          <w:szCs w:val="22"/>
        </w:rPr>
        <w:t xml:space="preserve"> shown in appendix </w:t>
      </w:r>
      <w:r w:rsidR="001065A7">
        <w:rPr>
          <w:sz w:val="22"/>
          <w:szCs w:val="22"/>
        </w:rPr>
        <w:t>Figure 22</w:t>
      </w:r>
      <w:r>
        <w:rPr>
          <w:sz w:val="22"/>
          <w:szCs w:val="22"/>
        </w:rPr>
        <w:t xml:space="preserve">. We stored all </w:t>
      </w:r>
      <w:r w:rsidRPr="005942A1">
        <w:rPr>
          <w:noProof/>
          <w:sz w:val="22"/>
          <w:szCs w:val="22"/>
        </w:rPr>
        <w:t>useful</w:t>
      </w:r>
      <w:r>
        <w:rPr>
          <w:sz w:val="22"/>
          <w:szCs w:val="22"/>
        </w:rPr>
        <w:t xml:space="preserve"> data in an int array with a </w:t>
      </w:r>
      <w:r w:rsidRPr="005942A1">
        <w:rPr>
          <w:noProof/>
          <w:sz w:val="22"/>
          <w:szCs w:val="22"/>
        </w:rPr>
        <w:t>length</w:t>
      </w:r>
      <w:r>
        <w:rPr>
          <w:sz w:val="22"/>
          <w:szCs w:val="22"/>
        </w:rPr>
        <w:t xml:space="preserve"> of 17 which includes 16 temperatures in a 4 by 4 matrix and a reference temperature inside sensor itself. For the human detection algorithm, when the </w:t>
      </w:r>
      <w:r w:rsidRPr="005942A1">
        <w:rPr>
          <w:noProof/>
          <w:sz w:val="22"/>
          <w:szCs w:val="22"/>
        </w:rPr>
        <w:t>device</w:t>
      </w:r>
      <w:r>
        <w:rPr>
          <w:sz w:val="22"/>
          <w:szCs w:val="22"/>
        </w:rPr>
        <w:t xml:space="preserve"> starts working, it requires 20 seconds to calibrate room temperatures. Basically, it stores 17 temperature data each second into a two-dimensional array with size of 20 * 17 (</w:t>
      </w:r>
      <w:r w:rsidR="003A338F">
        <w:rPr>
          <w:sz w:val="22"/>
          <w:szCs w:val="22"/>
        </w:rPr>
        <w:t>sample [20] [</w:t>
      </w:r>
      <w:r>
        <w:rPr>
          <w:sz w:val="22"/>
          <w:szCs w:val="22"/>
        </w:rPr>
        <w:t>17]).  After this, we calculate the average temperature in each column into a new array (</w:t>
      </w:r>
      <w:r w:rsidR="003A338F">
        <w:rPr>
          <w:sz w:val="22"/>
          <w:szCs w:val="22"/>
        </w:rPr>
        <w:t>average [</w:t>
      </w:r>
      <w:r>
        <w:rPr>
          <w:sz w:val="22"/>
          <w:szCs w:val="22"/>
        </w:rPr>
        <w:t xml:space="preserve">17]). When first 20 seconds </w:t>
      </w:r>
      <w:r w:rsidRPr="005942A1">
        <w:rPr>
          <w:noProof/>
          <w:sz w:val="22"/>
          <w:szCs w:val="22"/>
        </w:rPr>
        <w:t>end</w:t>
      </w:r>
      <w:r>
        <w:rPr>
          <w:sz w:val="22"/>
          <w:szCs w:val="22"/>
        </w:rPr>
        <w:t xml:space="preserve"> configuration flag(conf) will be set from 1 to 0. When a </w:t>
      </w:r>
      <w:r w:rsidRPr="005942A1">
        <w:rPr>
          <w:noProof/>
          <w:sz w:val="22"/>
          <w:szCs w:val="22"/>
        </w:rPr>
        <w:t>new set</w:t>
      </w:r>
      <w:r>
        <w:rPr>
          <w:sz w:val="22"/>
          <w:szCs w:val="22"/>
        </w:rPr>
        <w:t xml:space="preserve"> of data arrives after calibration state, a line of old data in the </w:t>
      </w:r>
      <w:r w:rsidR="003A338F" w:rsidRPr="005942A1">
        <w:rPr>
          <w:noProof/>
          <w:sz w:val="22"/>
          <w:szCs w:val="22"/>
        </w:rPr>
        <w:t>sample</w:t>
      </w:r>
      <w:r w:rsidR="003A338F">
        <w:rPr>
          <w:sz w:val="22"/>
          <w:szCs w:val="22"/>
        </w:rPr>
        <w:t xml:space="preserve"> [20] [</w:t>
      </w:r>
      <w:r>
        <w:rPr>
          <w:sz w:val="22"/>
          <w:szCs w:val="22"/>
        </w:rPr>
        <w:t xml:space="preserve">17] will be replaced according to cursor’s position. Cursor repeats from 0 to 19 to indicate which row of data inside </w:t>
      </w:r>
      <w:r w:rsidR="003A338F">
        <w:rPr>
          <w:sz w:val="22"/>
          <w:szCs w:val="22"/>
        </w:rPr>
        <w:t>sample [20] [</w:t>
      </w:r>
      <w:r>
        <w:rPr>
          <w:sz w:val="22"/>
          <w:szCs w:val="22"/>
        </w:rPr>
        <w:t xml:space="preserve">17] needs to be replaced. We compare each new set of data collected from the </w:t>
      </w:r>
      <w:r w:rsidRPr="005942A1">
        <w:rPr>
          <w:noProof/>
          <w:sz w:val="22"/>
          <w:szCs w:val="22"/>
        </w:rPr>
        <w:t>sensor</w:t>
      </w:r>
      <w:r>
        <w:rPr>
          <w:sz w:val="22"/>
          <w:szCs w:val="22"/>
        </w:rPr>
        <w:t xml:space="preserve"> to newly calculated average value one by one. If any temperature from the </w:t>
      </w:r>
      <w:r w:rsidRPr="005942A1">
        <w:rPr>
          <w:noProof/>
          <w:sz w:val="22"/>
          <w:szCs w:val="22"/>
        </w:rPr>
        <w:t>sensor</w:t>
      </w:r>
      <w:r>
        <w:rPr>
          <w:sz w:val="22"/>
          <w:szCs w:val="22"/>
        </w:rPr>
        <w:t xml:space="preserve"> is higher 1℃ than averaged value, we consider human is detected and change flag human from 0 to 1. If the </w:t>
      </w:r>
      <w:r w:rsidRPr="005942A1">
        <w:rPr>
          <w:noProof/>
          <w:sz w:val="22"/>
          <w:szCs w:val="22"/>
        </w:rPr>
        <w:t>human flag</w:t>
      </w:r>
      <w:r>
        <w:rPr>
          <w:sz w:val="22"/>
          <w:szCs w:val="22"/>
        </w:rPr>
        <w:t xml:space="preserve"> is 1, we will stop updating data in the </w:t>
      </w:r>
      <w:r w:rsidR="003A338F" w:rsidRPr="005942A1">
        <w:rPr>
          <w:noProof/>
          <w:sz w:val="22"/>
          <w:szCs w:val="22"/>
        </w:rPr>
        <w:t>sample</w:t>
      </w:r>
      <w:r w:rsidR="003A338F">
        <w:rPr>
          <w:sz w:val="22"/>
          <w:szCs w:val="22"/>
        </w:rPr>
        <w:t xml:space="preserve"> [20] [</w:t>
      </w:r>
      <w:r>
        <w:rPr>
          <w:sz w:val="22"/>
          <w:szCs w:val="22"/>
        </w:rPr>
        <w:t xml:space="preserve">17]. When data collected from the </w:t>
      </w:r>
      <w:r w:rsidRPr="005942A1">
        <w:rPr>
          <w:noProof/>
          <w:sz w:val="22"/>
          <w:szCs w:val="22"/>
        </w:rPr>
        <w:t>sensor</w:t>
      </w:r>
      <w:r>
        <w:rPr>
          <w:sz w:val="22"/>
          <w:szCs w:val="22"/>
        </w:rPr>
        <w:t xml:space="preserve"> is longer higher than 1℃ than averaged value, we set human flag from 1 back to 0 and data updating in the </w:t>
      </w:r>
      <w:r w:rsidR="003A338F" w:rsidRPr="005942A1">
        <w:rPr>
          <w:noProof/>
          <w:sz w:val="22"/>
          <w:szCs w:val="22"/>
        </w:rPr>
        <w:t>sample</w:t>
      </w:r>
      <w:r w:rsidR="003A338F">
        <w:rPr>
          <w:sz w:val="22"/>
          <w:szCs w:val="22"/>
        </w:rPr>
        <w:t xml:space="preserve"> [20] [</w:t>
      </w:r>
      <w:r>
        <w:rPr>
          <w:sz w:val="22"/>
          <w:szCs w:val="22"/>
        </w:rPr>
        <w:t>17] continues.</w:t>
      </w:r>
    </w:p>
    <w:p w14:paraId="00BB4273" w14:textId="77777777" w:rsidR="00E618F5" w:rsidRDefault="005942A1">
      <w:pPr>
        <w:spacing w:after="0" w:line="360" w:lineRule="auto"/>
        <w:ind w:firstLine="720"/>
        <w:rPr>
          <w:sz w:val="22"/>
          <w:szCs w:val="22"/>
        </w:rPr>
      </w:pPr>
      <w:r>
        <w:rPr>
          <w:sz w:val="22"/>
          <w:szCs w:val="22"/>
        </w:rPr>
        <w:t xml:space="preserve">With this algorithm, we can avoid temperature variance in different location of sensing area but only capture sudden temperature rises. Thus, hot area or gradually increased temperature due to </w:t>
      </w:r>
      <w:r w:rsidRPr="005942A1">
        <w:rPr>
          <w:noProof/>
          <w:sz w:val="22"/>
          <w:szCs w:val="22"/>
        </w:rPr>
        <w:t>heat sources</w:t>
      </w:r>
      <w:r>
        <w:rPr>
          <w:sz w:val="22"/>
          <w:szCs w:val="22"/>
        </w:rPr>
        <w:t xml:space="preserve"> such as sunlight or AC will not be considered as human. </w:t>
      </w:r>
    </w:p>
    <w:p w14:paraId="2AF0EC8D" w14:textId="77777777" w:rsidR="00E618F5" w:rsidRDefault="005942A1">
      <w:pPr>
        <w:spacing w:after="0" w:line="360" w:lineRule="auto"/>
        <w:rPr>
          <w:sz w:val="22"/>
          <w:szCs w:val="22"/>
        </w:rPr>
      </w:pPr>
      <w:r>
        <w:rPr>
          <w:sz w:val="22"/>
          <w:szCs w:val="22"/>
        </w:rPr>
        <w:tab/>
        <w:t xml:space="preserve">Each second program reads human flag and sends out with device serial number to the </w:t>
      </w:r>
      <w:r w:rsidRPr="005942A1">
        <w:rPr>
          <w:noProof/>
          <w:sz w:val="22"/>
          <w:szCs w:val="22"/>
        </w:rPr>
        <w:t>public broker</w:t>
      </w:r>
      <w:r>
        <w:rPr>
          <w:sz w:val="22"/>
          <w:szCs w:val="22"/>
        </w:rPr>
        <w:t xml:space="preserve"> using MQTT protocol. </w:t>
      </w:r>
      <w:r>
        <w:rPr>
          <w:noProof/>
          <w:sz w:val="22"/>
          <w:szCs w:val="22"/>
        </w:rPr>
        <w:t>The d</w:t>
      </w:r>
      <w:r w:rsidRPr="005942A1">
        <w:rPr>
          <w:noProof/>
          <w:sz w:val="22"/>
          <w:szCs w:val="22"/>
        </w:rPr>
        <w:t>etailed codes are</w:t>
      </w:r>
      <w:r>
        <w:rPr>
          <w:sz w:val="22"/>
          <w:szCs w:val="22"/>
        </w:rPr>
        <w:t xml:space="preserve"> </w:t>
      </w:r>
      <w:r w:rsidRPr="005942A1">
        <w:rPr>
          <w:noProof/>
          <w:sz w:val="22"/>
          <w:szCs w:val="22"/>
        </w:rPr>
        <w:t>shown</w:t>
      </w:r>
      <w:r>
        <w:rPr>
          <w:sz w:val="22"/>
          <w:szCs w:val="22"/>
        </w:rPr>
        <w:t xml:space="preserve"> in Code fi</w:t>
      </w:r>
      <w:r w:rsidR="001065A7">
        <w:rPr>
          <w:sz w:val="22"/>
          <w:szCs w:val="22"/>
        </w:rPr>
        <w:t>gure 24</w:t>
      </w:r>
      <w:r>
        <w:rPr>
          <w:sz w:val="22"/>
          <w:szCs w:val="22"/>
        </w:rPr>
        <w:t>.</w:t>
      </w:r>
      <w:r w:rsidR="001065A7">
        <w:rPr>
          <w:sz w:val="22"/>
          <w:szCs w:val="22"/>
        </w:rPr>
        <w:t xml:space="preserve"> The rest of the essential codes is attached to the appendix section for reference.</w:t>
      </w:r>
    </w:p>
    <w:p w14:paraId="77AFAE98" w14:textId="77777777" w:rsidR="00E618F5" w:rsidRDefault="00E618F5">
      <w:pPr>
        <w:spacing w:after="0" w:line="360" w:lineRule="auto"/>
        <w:rPr>
          <w:sz w:val="22"/>
          <w:szCs w:val="22"/>
        </w:rPr>
      </w:pPr>
    </w:p>
    <w:p w14:paraId="29C9EC9A" w14:textId="77777777" w:rsidR="00E618F5" w:rsidRDefault="005942A1">
      <w:pPr>
        <w:spacing w:after="0" w:line="360" w:lineRule="auto"/>
        <w:rPr>
          <w:b/>
          <w:sz w:val="22"/>
          <w:szCs w:val="22"/>
        </w:rPr>
      </w:pPr>
      <w:r>
        <w:rPr>
          <w:b/>
          <w:sz w:val="22"/>
          <w:szCs w:val="22"/>
        </w:rPr>
        <w:t>MQTT Broker to the Web</w:t>
      </w:r>
    </w:p>
    <w:p w14:paraId="4286970D" w14:textId="77777777" w:rsidR="00E618F5" w:rsidRDefault="005942A1">
      <w:pPr>
        <w:spacing w:after="0" w:line="360" w:lineRule="auto"/>
        <w:ind w:firstLine="720"/>
        <w:rPr>
          <w:sz w:val="22"/>
          <w:szCs w:val="22"/>
        </w:rPr>
      </w:pPr>
      <w:r>
        <w:rPr>
          <w:sz w:val="22"/>
          <w:szCs w:val="22"/>
        </w:rPr>
        <w:t xml:space="preserve">We have selected the MQTT server because not only it is free, but also it is very compatible with a low data transmission required system. The receiving end of the socket is set up using the public Paho python libraries. Because </w:t>
      </w:r>
      <w:r w:rsidRPr="005942A1">
        <w:rPr>
          <w:noProof/>
          <w:sz w:val="22"/>
          <w:szCs w:val="22"/>
        </w:rPr>
        <w:t>th</w:t>
      </w:r>
      <w:r>
        <w:rPr>
          <w:noProof/>
          <w:sz w:val="22"/>
          <w:szCs w:val="22"/>
        </w:rPr>
        <w:t>is</w:t>
      </w:r>
      <w:r>
        <w:rPr>
          <w:sz w:val="22"/>
          <w:szCs w:val="22"/>
        </w:rPr>
        <w:t xml:space="preserve"> code is incorporated </w:t>
      </w:r>
      <w:r>
        <w:rPr>
          <w:noProof/>
          <w:sz w:val="22"/>
          <w:szCs w:val="22"/>
        </w:rPr>
        <w:t>into</w:t>
      </w:r>
      <w:r>
        <w:rPr>
          <w:sz w:val="22"/>
          <w:szCs w:val="22"/>
        </w:rPr>
        <w:t xml:space="preserve"> the webpage, the receiving socket is actively listening whenever the web page is refreshed. The socket will be listening for data sent through a previously agreed port channel, “UVAFourer”. The expected data formats will be id number of the thermal sensor and an integer representing whether the seating area for that particular sensor is occupied </w:t>
      </w:r>
      <w:r>
        <w:rPr>
          <w:sz w:val="22"/>
          <w:szCs w:val="22"/>
        </w:rPr>
        <w:lastRenderedPageBreak/>
        <w:t xml:space="preserve">(1 is occupied and 0 is unoccupied). </w:t>
      </w:r>
      <w:r w:rsidRPr="005942A1">
        <w:rPr>
          <w:noProof/>
          <w:sz w:val="22"/>
          <w:szCs w:val="22"/>
        </w:rPr>
        <w:t>Consequently</w:t>
      </w:r>
      <w:r>
        <w:rPr>
          <w:noProof/>
          <w:sz w:val="22"/>
          <w:szCs w:val="22"/>
        </w:rPr>
        <w:t>,</w:t>
      </w:r>
      <w:r>
        <w:rPr>
          <w:sz w:val="22"/>
          <w:szCs w:val="22"/>
        </w:rPr>
        <w:t xml:space="preserve"> the system will first parse the data transmitted by the MQTT server and then transmit the results to the webpage handlers. </w:t>
      </w:r>
    </w:p>
    <w:p w14:paraId="405DB606" w14:textId="77777777" w:rsidR="00E618F5" w:rsidRDefault="005942A1">
      <w:pPr>
        <w:spacing w:after="0" w:line="360" w:lineRule="auto"/>
        <w:ind w:firstLine="720"/>
        <w:rPr>
          <w:sz w:val="22"/>
          <w:szCs w:val="22"/>
        </w:rPr>
      </w:pPr>
      <w:r>
        <w:rPr>
          <w:sz w:val="22"/>
          <w:szCs w:val="22"/>
        </w:rPr>
        <w:t xml:space="preserve">Integrating the MQTT receiver scripts with the </w:t>
      </w:r>
      <w:r>
        <w:rPr>
          <w:noProof/>
          <w:sz w:val="22"/>
          <w:szCs w:val="22"/>
        </w:rPr>
        <w:t>D</w:t>
      </w:r>
      <w:r w:rsidRPr="005942A1">
        <w:rPr>
          <w:noProof/>
          <w:sz w:val="22"/>
          <w:szCs w:val="22"/>
        </w:rPr>
        <w:t>jango</w:t>
      </w:r>
      <w:r>
        <w:rPr>
          <w:sz w:val="22"/>
          <w:szCs w:val="22"/>
        </w:rPr>
        <w:t xml:space="preserve"> platform required further revision of the independent code. Since our web application follows the MVC structure, we use controllers for HTTP requests. In our index page controller, MQTT receiving scripts runs as a separate thread from the main webpage rendering processes. In this case, we not only </w:t>
      </w:r>
      <w:r w:rsidRPr="005942A1">
        <w:rPr>
          <w:noProof/>
          <w:sz w:val="22"/>
          <w:szCs w:val="22"/>
        </w:rPr>
        <w:t>save</w:t>
      </w:r>
      <w:r>
        <w:rPr>
          <w:sz w:val="22"/>
          <w:szCs w:val="22"/>
        </w:rPr>
        <w:t xml:space="preserve"> time on page rendering but also improved efficiency on the web application as a whole. For the receiver socket of the connection endpoint, our script will receive one data unit from the MQTT topic we subscribe. And the script can be executed in two ways: on-demand (when the page is refreshed) or regularly (the script will execute itself in a certain time period)</w:t>
      </w:r>
    </w:p>
    <w:p w14:paraId="661CD806" w14:textId="77777777" w:rsidR="00E618F5" w:rsidRDefault="00E618F5">
      <w:pPr>
        <w:spacing w:after="0" w:line="360" w:lineRule="auto"/>
        <w:ind w:firstLine="720"/>
        <w:rPr>
          <w:sz w:val="22"/>
          <w:szCs w:val="22"/>
        </w:rPr>
      </w:pPr>
    </w:p>
    <w:p w14:paraId="7B9841D5" w14:textId="77777777" w:rsidR="00E618F5" w:rsidRDefault="005942A1">
      <w:pPr>
        <w:spacing w:after="0" w:line="360" w:lineRule="auto"/>
        <w:rPr>
          <w:b/>
          <w:sz w:val="22"/>
          <w:szCs w:val="22"/>
        </w:rPr>
      </w:pPr>
      <w:r>
        <w:rPr>
          <w:b/>
          <w:sz w:val="22"/>
          <w:szCs w:val="22"/>
        </w:rPr>
        <w:t>Web app construction</w:t>
      </w:r>
    </w:p>
    <w:p w14:paraId="1B22788D" w14:textId="77777777" w:rsidR="00E618F5" w:rsidRDefault="005942A1">
      <w:pPr>
        <w:spacing w:after="0" w:line="360" w:lineRule="auto"/>
        <w:rPr>
          <w:sz w:val="22"/>
          <w:szCs w:val="22"/>
        </w:rPr>
      </w:pPr>
      <w:r>
        <w:rPr>
          <w:b/>
          <w:sz w:val="22"/>
          <w:szCs w:val="22"/>
        </w:rPr>
        <w:tab/>
      </w:r>
      <w:r>
        <w:rPr>
          <w:sz w:val="22"/>
          <w:szCs w:val="22"/>
        </w:rPr>
        <w:t xml:space="preserve">For the HTML portion of the web page, the index page as a whole </w:t>
      </w:r>
      <w:r>
        <w:rPr>
          <w:noProof/>
          <w:sz w:val="22"/>
          <w:szCs w:val="22"/>
        </w:rPr>
        <w:t>is</w:t>
      </w:r>
      <w:r>
        <w:rPr>
          <w:sz w:val="22"/>
          <w:szCs w:val="22"/>
        </w:rPr>
        <w:t xml:space="preserve"> divided into two parts, head, </w:t>
      </w:r>
      <w:r w:rsidRPr="005942A1">
        <w:rPr>
          <w:noProof/>
          <w:sz w:val="22"/>
          <w:szCs w:val="22"/>
        </w:rPr>
        <w:t>and</w:t>
      </w:r>
      <w:r>
        <w:rPr>
          <w:sz w:val="22"/>
          <w:szCs w:val="22"/>
        </w:rPr>
        <w:t xml:space="preserve"> body. In the head, we imported JavaScript scripts customized CSS scripts and online supporting scripts. In addition, we added </w:t>
      </w:r>
      <w:r w:rsidRPr="005942A1">
        <w:rPr>
          <w:noProof/>
          <w:sz w:val="22"/>
          <w:szCs w:val="22"/>
        </w:rPr>
        <w:t>metadata</w:t>
      </w:r>
      <w:r>
        <w:rPr>
          <w:sz w:val="22"/>
          <w:szCs w:val="22"/>
        </w:rPr>
        <w:t xml:space="preserve"> about the webpage configurations and webpage title in the head section as </w:t>
      </w:r>
      <w:r w:rsidR="003A338F">
        <w:rPr>
          <w:sz w:val="22"/>
          <w:szCs w:val="22"/>
        </w:rPr>
        <w:t>well. The</w:t>
      </w:r>
      <w:r>
        <w:rPr>
          <w:sz w:val="22"/>
          <w:szCs w:val="22"/>
        </w:rPr>
        <w:t xml:space="preserve"> body section includes a navigation bar, a header, a map for NI lab, a list of token explanations and an advanced footer.</w:t>
      </w:r>
    </w:p>
    <w:p w14:paraId="1477698E" w14:textId="77777777" w:rsidR="00615F0D" w:rsidRDefault="005942A1" w:rsidP="00615F0D">
      <w:pPr>
        <w:keepNext/>
        <w:spacing w:after="0" w:line="360" w:lineRule="auto"/>
      </w:pPr>
      <w:r>
        <w:rPr>
          <w:noProof/>
          <w:sz w:val="22"/>
          <w:szCs w:val="22"/>
        </w:rPr>
        <w:drawing>
          <wp:inline distT="114300" distB="114300" distL="114300" distR="114300" wp14:anchorId="3E1BF776" wp14:editId="3A70D2F7">
            <wp:extent cx="5943600" cy="3409950"/>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943600" cy="3409950"/>
                    </a:xfrm>
                    <a:prstGeom prst="rect">
                      <a:avLst/>
                    </a:prstGeom>
                    <a:ln/>
                  </pic:spPr>
                </pic:pic>
              </a:graphicData>
            </a:graphic>
          </wp:inline>
        </w:drawing>
      </w:r>
    </w:p>
    <w:p w14:paraId="44192622" w14:textId="29CF5656" w:rsidR="00E618F5" w:rsidRDefault="00615F0D" w:rsidP="00615F0D">
      <w:pPr>
        <w:pStyle w:val="Caption"/>
        <w:jc w:val="center"/>
        <w:rPr>
          <w:sz w:val="22"/>
          <w:szCs w:val="22"/>
        </w:rPr>
      </w:pPr>
      <w:bookmarkStart w:id="387" w:name="_Toc501116512"/>
      <w:r>
        <w:t xml:space="preserve">Figure </w:t>
      </w:r>
      <w:fldSimple w:instr=" SEQ Figure \* ARABIC ">
        <w:r w:rsidR="007043C3">
          <w:rPr>
            <w:noProof/>
          </w:rPr>
          <w:t>8</w:t>
        </w:r>
      </w:fldSimple>
      <w:r>
        <w:t>:</w:t>
      </w:r>
      <w:r w:rsidRPr="00C27CE7">
        <w:t>Website Showcase 1</w:t>
      </w:r>
      <w:bookmarkEnd w:id="387"/>
    </w:p>
    <w:p w14:paraId="13D8AD03" w14:textId="77777777" w:rsidR="00615F0D" w:rsidRDefault="005942A1" w:rsidP="00615F0D">
      <w:pPr>
        <w:keepNext/>
        <w:spacing w:after="0" w:line="360" w:lineRule="auto"/>
      </w:pPr>
      <w:r>
        <w:rPr>
          <w:noProof/>
          <w:sz w:val="22"/>
          <w:szCs w:val="22"/>
        </w:rPr>
        <w:lastRenderedPageBreak/>
        <w:drawing>
          <wp:inline distT="114300" distB="114300" distL="114300" distR="114300" wp14:anchorId="3040A29B" wp14:editId="155A2985">
            <wp:extent cx="5943600" cy="3876675"/>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943600" cy="3876675"/>
                    </a:xfrm>
                    <a:prstGeom prst="rect">
                      <a:avLst/>
                    </a:prstGeom>
                    <a:ln/>
                  </pic:spPr>
                </pic:pic>
              </a:graphicData>
            </a:graphic>
          </wp:inline>
        </w:drawing>
      </w:r>
    </w:p>
    <w:p w14:paraId="7A720A94" w14:textId="46AD8C58" w:rsidR="00E618F5" w:rsidRDefault="00615F0D" w:rsidP="00615F0D">
      <w:pPr>
        <w:pStyle w:val="Caption"/>
        <w:jc w:val="center"/>
        <w:rPr>
          <w:sz w:val="22"/>
          <w:szCs w:val="22"/>
        </w:rPr>
      </w:pPr>
      <w:bookmarkStart w:id="388" w:name="_Toc501116513"/>
      <w:r>
        <w:t xml:space="preserve">Figure </w:t>
      </w:r>
      <w:fldSimple w:instr=" SEQ Figure \* ARABIC ">
        <w:r w:rsidR="007043C3">
          <w:rPr>
            <w:noProof/>
          </w:rPr>
          <w:t>9</w:t>
        </w:r>
      </w:fldSimple>
      <w:r>
        <w:t>:</w:t>
      </w:r>
      <w:r w:rsidRPr="00592A5A">
        <w:t>Website Showcase 2</w:t>
      </w:r>
      <w:bookmarkEnd w:id="388"/>
    </w:p>
    <w:p w14:paraId="040CBC57" w14:textId="77777777" w:rsidR="00E618F5" w:rsidRDefault="00E618F5">
      <w:pPr>
        <w:spacing w:after="0" w:line="360" w:lineRule="auto"/>
        <w:rPr>
          <w:sz w:val="22"/>
          <w:szCs w:val="22"/>
        </w:rPr>
      </w:pPr>
    </w:p>
    <w:p w14:paraId="77A210B9" w14:textId="77777777" w:rsidR="00E618F5" w:rsidRDefault="005942A1">
      <w:pPr>
        <w:spacing w:after="0" w:line="360" w:lineRule="auto"/>
        <w:rPr>
          <w:sz w:val="22"/>
          <w:szCs w:val="22"/>
        </w:rPr>
      </w:pPr>
      <w:r>
        <w:rPr>
          <w:sz w:val="22"/>
          <w:szCs w:val="22"/>
        </w:rPr>
        <w:tab/>
        <w:t xml:space="preserve">For the styling CSS portion of the web page, we used bootstrap 3.0 in our styling development. More specifically, we used container, row, col classes for designing layout. Furthermore, we used modulation for CSS: we divided the styling scripts into different files and each module contains the rule for a specific logic block, i.e. header, navigation bar, body, </w:t>
      </w:r>
      <w:r w:rsidRPr="005942A1">
        <w:rPr>
          <w:noProof/>
          <w:sz w:val="22"/>
          <w:szCs w:val="22"/>
        </w:rPr>
        <w:t>and</w:t>
      </w:r>
      <w:r>
        <w:rPr>
          <w:sz w:val="22"/>
          <w:szCs w:val="22"/>
        </w:rPr>
        <w:t xml:space="preserve"> footer.</w:t>
      </w:r>
    </w:p>
    <w:p w14:paraId="1F686F1D" w14:textId="77777777" w:rsidR="00615F0D" w:rsidRDefault="005942A1" w:rsidP="00615F0D">
      <w:pPr>
        <w:keepNext/>
        <w:spacing w:after="0" w:line="360" w:lineRule="auto"/>
      </w:pPr>
      <w:r>
        <w:rPr>
          <w:noProof/>
          <w:sz w:val="22"/>
          <w:szCs w:val="22"/>
        </w:rPr>
        <w:lastRenderedPageBreak/>
        <w:drawing>
          <wp:inline distT="114300" distB="114300" distL="114300" distR="114300" wp14:anchorId="4B620F42" wp14:editId="3EF79A59">
            <wp:extent cx="3400425" cy="3590925"/>
            <wp:effectExtent l="0" t="0" r="0" b="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400425" cy="3590925"/>
                    </a:xfrm>
                    <a:prstGeom prst="rect">
                      <a:avLst/>
                    </a:prstGeom>
                    <a:ln/>
                  </pic:spPr>
                </pic:pic>
              </a:graphicData>
            </a:graphic>
          </wp:inline>
        </w:drawing>
      </w:r>
    </w:p>
    <w:p w14:paraId="047B6037" w14:textId="6D378BE5" w:rsidR="00E618F5" w:rsidRDefault="00615F0D" w:rsidP="00615F0D">
      <w:pPr>
        <w:pStyle w:val="Caption"/>
        <w:jc w:val="center"/>
        <w:rPr>
          <w:sz w:val="22"/>
          <w:szCs w:val="22"/>
        </w:rPr>
      </w:pPr>
      <w:bookmarkStart w:id="389" w:name="_Toc501116514"/>
      <w:r>
        <w:t xml:space="preserve">Figure </w:t>
      </w:r>
      <w:fldSimple w:instr=" SEQ Figure \* ARABIC ">
        <w:r w:rsidR="007043C3">
          <w:rPr>
            <w:noProof/>
          </w:rPr>
          <w:t>10</w:t>
        </w:r>
      </w:fldSimple>
      <w:r>
        <w:t>:</w:t>
      </w:r>
      <w:r w:rsidRPr="00EC61D2">
        <w:t>CCS Styling</w:t>
      </w:r>
      <w:bookmarkEnd w:id="389"/>
    </w:p>
    <w:p w14:paraId="0C26C5B2" w14:textId="77777777" w:rsidR="00E618F5" w:rsidRDefault="005942A1">
      <w:pPr>
        <w:spacing w:after="0" w:line="360" w:lineRule="auto"/>
        <w:rPr>
          <w:sz w:val="22"/>
          <w:szCs w:val="22"/>
        </w:rPr>
      </w:pPr>
      <w:r>
        <w:rPr>
          <w:sz w:val="22"/>
          <w:szCs w:val="22"/>
        </w:rPr>
        <w:tab/>
        <w:t xml:space="preserve">Since we are updating the status for each table, we do not want to refresh the whole page any time there is one small change. Therefore, AJAX is employed for refreshing the individual LED indicators. The logic is anytime when we receive a signal for a certain table, we remove all its CSS classes for displaying effects, and then based on the value of the input data, we assign a </w:t>
      </w:r>
      <w:r w:rsidRPr="005942A1">
        <w:rPr>
          <w:noProof/>
          <w:sz w:val="22"/>
          <w:szCs w:val="22"/>
        </w:rPr>
        <w:t>corresponding CSS class</w:t>
      </w:r>
      <w:r>
        <w:rPr>
          <w:sz w:val="22"/>
          <w:szCs w:val="22"/>
        </w:rPr>
        <w:t xml:space="preserve"> to the certain table. </w:t>
      </w:r>
    </w:p>
    <w:p w14:paraId="467AFB7B" w14:textId="77777777" w:rsidR="00615F0D" w:rsidRDefault="005942A1" w:rsidP="00615F0D">
      <w:pPr>
        <w:keepNext/>
        <w:spacing w:after="0" w:line="360" w:lineRule="auto"/>
      </w:pPr>
      <w:r>
        <w:rPr>
          <w:noProof/>
          <w:sz w:val="22"/>
          <w:szCs w:val="22"/>
        </w:rPr>
        <w:drawing>
          <wp:inline distT="114300" distB="114300" distL="114300" distR="114300" wp14:anchorId="1B70525D" wp14:editId="3BE929AA">
            <wp:extent cx="5943600" cy="2619375"/>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943600" cy="2619375"/>
                    </a:xfrm>
                    <a:prstGeom prst="rect">
                      <a:avLst/>
                    </a:prstGeom>
                    <a:ln/>
                  </pic:spPr>
                </pic:pic>
              </a:graphicData>
            </a:graphic>
          </wp:inline>
        </w:drawing>
      </w:r>
    </w:p>
    <w:p w14:paraId="770E71E6" w14:textId="09F05456" w:rsidR="00E618F5" w:rsidRDefault="00615F0D" w:rsidP="00615F0D">
      <w:pPr>
        <w:pStyle w:val="Caption"/>
        <w:jc w:val="center"/>
        <w:rPr>
          <w:sz w:val="22"/>
          <w:szCs w:val="22"/>
        </w:rPr>
      </w:pPr>
      <w:bookmarkStart w:id="390" w:name="_Toc501116515"/>
      <w:r>
        <w:t xml:space="preserve">Figure </w:t>
      </w:r>
      <w:fldSimple w:instr=" SEQ Figure \* ARABIC ">
        <w:r w:rsidR="007043C3">
          <w:rPr>
            <w:noProof/>
          </w:rPr>
          <w:t>11</w:t>
        </w:r>
      </w:fldSimple>
      <w:r>
        <w:t xml:space="preserve">: </w:t>
      </w:r>
      <w:r w:rsidRPr="0033487C">
        <w:t>LED Indicator</w:t>
      </w:r>
      <w:bookmarkEnd w:id="390"/>
    </w:p>
    <w:p w14:paraId="00348B0E" w14:textId="77777777" w:rsidR="00E618F5" w:rsidRDefault="00E618F5">
      <w:pPr>
        <w:spacing w:after="0" w:line="360" w:lineRule="auto"/>
        <w:rPr>
          <w:sz w:val="22"/>
          <w:szCs w:val="22"/>
        </w:rPr>
      </w:pPr>
    </w:p>
    <w:p w14:paraId="7AC74D5B" w14:textId="77777777" w:rsidR="00E618F5" w:rsidRDefault="00E618F5">
      <w:pPr>
        <w:spacing w:after="0" w:line="360" w:lineRule="auto"/>
        <w:rPr>
          <w:sz w:val="22"/>
          <w:szCs w:val="22"/>
        </w:rPr>
      </w:pPr>
    </w:p>
    <w:p w14:paraId="4AEFA1E2" w14:textId="77777777" w:rsidR="00E618F5" w:rsidRDefault="005942A1">
      <w:pPr>
        <w:spacing w:after="0" w:line="360" w:lineRule="auto"/>
        <w:rPr>
          <w:sz w:val="22"/>
          <w:szCs w:val="22"/>
        </w:rPr>
      </w:pPr>
      <w:r>
        <w:rPr>
          <w:sz w:val="22"/>
          <w:szCs w:val="22"/>
        </w:rPr>
        <w:t>Running MQTT Receiver Scripts in Controller</w:t>
      </w:r>
    </w:p>
    <w:p w14:paraId="66222CB2" w14:textId="77777777" w:rsidR="00E618F5" w:rsidRDefault="005942A1">
      <w:pPr>
        <w:spacing w:after="0" w:line="360" w:lineRule="auto"/>
        <w:ind w:firstLine="720"/>
        <w:rPr>
          <w:sz w:val="22"/>
          <w:szCs w:val="22"/>
        </w:rPr>
      </w:pPr>
      <w:r>
        <w:rPr>
          <w:sz w:val="22"/>
          <w:szCs w:val="22"/>
        </w:rPr>
        <w:t xml:space="preserve">Since our web application follows the MVC structure, we use controllers for HTTP requests. In our index page controller, MQTT receiving scripts runs as a separate thread from the main webpage rendering processes. In this case, we not only </w:t>
      </w:r>
      <w:r w:rsidRPr="005942A1">
        <w:rPr>
          <w:noProof/>
          <w:sz w:val="22"/>
          <w:szCs w:val="22"/>
        </w:rPr>
        <w:t>saved</w:t>
      </w:r>
      <w:r>
        <w:rPr>
          <w:sz w:val="22"/>
          <w:szCs w:val="22"/>
        </w:rPr>
        <w:t xml:space="preserve"> time on page rendering but also improved efficiency on the web application as a whole.</w:t>
      </w:r>
    </w:p>
    <w:p w14:paraId="4819A173" w14:textId="77777777" w:rsidR="00615F0D" w:rsidRDefault="005942A1" w:rsidP="00615F0D">
      <w:pPr>
        <w:keepNext/>
        <w:spacing w:after="0" w:line="360" w:lineRule="auto"/>
      </w:pPr>
      <w:r>
        <w:rPr>
          <w:sz w:val="22"/>
          <w:szCs w:val="22"/>
        </w:rPr>
        <w:t xml:space="preserve"> </w:t>
      </w:r>
      <w:r>
        <w:rPr>
          <w:noProof/>
          <w:sz w:val="22"/>
          <w:szCs w:val="22"/>
        </w:rPr>
        <w:drawing>
          <wp:inline distT="114300" distB="114300" distL="114300" distR="114300" wp14:anchorId="0FE0FBCC" wp14:editId="7AF036B8">
            <wp:extent cx="5943600" cy="1666875"/>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943600" cy="1666875"/>
                    </a:xfrm>
                    <a:prstGeom prst="rect">
                      <a:avLst/>
                    </a:prstGeom>
                    <a:ln/>
                  </pic:spPr>
                </pic:pic>
              </a:graphicData>
            </a:graphic>
          </wp:inline>
        </w:drawing>
      </w:r>
    </w:p>
    <w:p w14:paraId="1A538B20" w14:textId="1A89B4CD" w:rsidR="00E618F5" w:rsidRDefault="00615F0D" w:rsidP="00615F0D">
      <w:pPr>
        <w:pStyle w:val="Caption"/>
        <w:jc w:val="center"/>
        <w:rPr>
          <w:sz w:val="22"/>
          <w:szCs w:val="22"/>
        </w:rPr>
      </w:pPr>
      <w:bookmarkStart w:id="391" w:name="_Toc501116516"/>
      <w:r>
        <w:t xml:space="preserve">Figure </w:t>
      </w:r>
      <w:fldSimple w:instr=" SEQ Figure \* ARABIC ">
        <w:r w:rsidR="007043C3">
          <w:rPr>
            <w:noProof/>
          </w:rPr>
          <w:t>12</w:t>
        </w:r>
      </w:fldSimple>
      <w:r>
        <w:t>:</w:t>
      </w:r>
      <w:r w:rsidRPr="000548EF">
        <w:t>MQTT Receiver 1</w:t>
      </w:r>
      <w:bookmarkEnd w:id="391"/>
    </w:p>
    <w:p w14:paraId="120D1602" w14:textId="77777777" w:rsidR="00E618F5" w:rsidRDefault="005942A1">
      <w:pPr>
        <w:spacing w:after="0" w:line="360" w:lineRule="auto"/>
        <w:rPr>
          <w:sz w:val="22"/>
          <w:szCs w:val="22"/>
        </w:rPr>
      </w:pPr>
      <w:r>
        <w:rPr>
          <w:sz w:val="22"/>
          <w:szCs w:val="22"/>
        </w:rPr>
        <w:t xml:space="preserve">Receiving MQTT Feed </w:t>
      </w:r>
      <w:r>
        <w:rPr>
          <w:noProof/>
          <w:sz w:val="22"/>
          <w:szCs w:val="22"/>
        </w:rPr>
        <w:t>on</w:t>
      </w:r>
      <w:r>
        <w:rPr>
          <w:sz w:val="22"/>
          <w:szCs w:val="22"/>
        </w:rPr>
        <w:t xml:space="preserve"> a Topic</w:t>
      </w:r>
    </w:p>
    <w:p w14:paraId="1B11F3DD" w14:textId="77777777" w:rsidR="00E618F5" w:rsidRDefault="005942A1">
      <w:pPr>
        <w:spacing w:after="0" w:line="360" w:lineRule="auto"/>
        <w:ind w:firstLine="720"/>
        <w:rPr>
          <w:sz w:val="22"/>
          <w:szCs w:val="22"/>
        </w:rPr>
      </w:pPr>
      <w:r>
        <w:rPr>
          <w:sz w:val="22"/>
          <w:szCs w:val="22"/>
        </w:rPr>
        <w:t>Our script will receive one data unit from the MQTT topic we subscribe. And the script can be executed in two ways: on-demand (when the page is refreshed) or regularly (the script will execute itself in a certain time period)</w:t>
      </w:r>
    </w:p>
    <w:p w14:paraId="1AC53469" w14:textId="77777777" w:rsidR="00615F0D" w:rsidRDefault="005942A1" w:rsidP="00615F0D">
      <w:pPr>
        <w:keepNext/>
        <w:spacing w:after="0" w:line="360" w:lineRule="auto"/>
      </w:pPr>
      <w:r>
        <w:rPr>
          <w:noProof/>
          <w:sz w:val="22"/>
          <w:szCs w:val="22"/>
        </w:rPr>
        <w:drawing>
          <wp:inline distT="114300" distB="114300" distL="114300" distR="114300" wp14:anchorId="3C49CD73" wp14:editId="6C703A7C">
            <wp:extent cx="5943600" cy="128587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5943600" cy="1285875"/>
                    </a:xfrm>
                    <a:prstGeom prst="rect">
                      <a:avLst/>
                    </a:prstGeom>
                    <a:ln/>
                  </pic:spPr>
                </pic:pic>
              </a:graphicData>
            </a:graphic>
          </wp:inline>
        </w:drawing>
      </w:r>
    </w:p>
    <w:p w14:paraId="1A7872CB" w14:textId="6B29E57C" w:rsidR="00E618F5" w:rsidRDefault="00615F0D" w:rsidP="003A338F">
      <w:pPr>
        <w:pStyle w:val="Caption"/>
        <w:jc w:val="center"/>
        <w:rPr>
          <w:sz w:val="22"/>
          <w:szCs w:val="22"/>
        </w:rPr>
      </w:pPr>
      <w:bookmarkStart w:id="392" w:name="_Toc501116517"/>
      <w:r>
        <w:t xml:space="preserve">Figure </w:t>
      </w:r>
      <w:fldSimple w:instr=" SEQ Figure \* ARABIC ">
        <w:r w:rsidR="007043C3">
          <w:rPr>
            <w:noProof/>
          </w:rPr>
          <w:t>13</w:t>
        </w:r>
      </w:fldSimple>
      <w:r>
        <w:t>:</w:t>
      </w:r>
      <w:r w:rsidRPr="00940EFF">
        <w:t>MQTT Receiver 2</w:t>
      </w:r>
      <w:bookmarkEnd w:id="392"/>
    </w:p>
    <w:p w14:paraId="19D896A3" w14:textId="77777777" w:rsidR="00E618F5" w:rsidRDefault="005942A1">
      <w:pPr>
        <w:spacing w:after="0" w:line="360" w:lineRule="auto"/>
      </w:pPr>
      <w:r>
        <w:rPr>
          <w:sz w:val="22"/>
          <w:szCs w:val="22"/>
        </w:rPr>
        <w:tab/>
        <w:t xml:space="preserve">Since our application will not only work locally, but also we want it to </w:t>
      </w:r>
      <w:r w:rsidRPr="005942A1">
        <w:rPr>
          <w:noProof/>
          <w:sz w:val="22"/>
          <w:szCs w:val="22"/>
        </w:rPr>
        <w:t>be</w:t>
      </w:r>
      <w:r>
        <w:rPr>
          <w:sz w:val="22"/>
          <w:szCs w:val="22"/>
        </w:rPr>
        <w:t xml:space="preserve"> able to adapt to various working environments, we used Django Whitenoise to achieve this goal. First of all, we configured the static file path to be somewhere inside the project folder. Then we enabled Whitenoise as a middleware in the settings file. Furthermore, we added compression and caching support. And finally, it is ready to go to any content delivery networks (CDN).</w:t>
      </w:r>
    </w:p>
    <w:p w14:paraId="2517AA3B" w14:textId="77777777" w:rsidR="00E618F5" w:rsidRDefault="005942A1">
      <w:pPr>
        <w:pStyle w:val="Heading2"/>
      </w:pPr>
      <w:bookmarkStart w:id="393" w:name="_Toc501116545"/>
      <w:bookmarkStart w:id="394" w:name="_Toc501116879"/>
      <w:r>
        <w:lastRenderedPageBreak/>
        <w:t>Project Timeline</w:t>
      </w:r>
      <w:bookmarkEnd w:id="393"/>
      <w:bookmarkEnd w:id="394"/>
    </w:p>
    <w:p w14:paraId="17EA6A0F" w14:textId="77777777" w:rsidR="00E618F5" w:rsidRDefault="00E618F5"/>
    <w:p w14:paraId="1F42042B" w14:textId="0A1E1C8D" w:rsidR="00E618F5" w:rsidRDefault="00752AD0" w:rsidP="00752AD0">
      <w:pPr>
        <w:spacing w:after="0" w:line="360" w:lineRule="auto"/>
        <w:ind w:firstLine="720"/>
        <w:rPr>
          <w:sz w:val="22"/>
          <w:szCs w:val="22"/>
        </w:rPr>
      </w:pPr>
      <w:r>
        <w:rPr>
          <w:sz w:val="22"/>
          <w:szCs w:val="22"/>
        </w:rPr>
        <w:t xml:space="preserve">The timeline for the project underwent some changes primarily due to the fact that an essential wiring harness took too long to arrive and without the wiring harness, D6T sensor was unable to be tested and further code implementation on CC3200 was delayed. Mike and Yingxiang were responsible for the hardware and low-level embedded coding implementation. Mike’s primary responsibility was to complete all the hardware design and testing and secondary job was to help with embedded coding. On the other hand, Yingxiang primarily worked on the coding aspect and helped on the hardware selection from time to time. On the software side, Kefan and Timothy were primarily website front-end and secondarily developed website back end.  </w:t>
      </w:r>
    </w:p>
    <w:p w14:paraId="42A6B44C" w14:textId="69EA09F8" w:rsidR="00E618F5" w:rsidRDefault="00E618F5">
      <w:pPr>
        <w:spacing w:after="0" w:line="360" w:lineRule="auto"/>
        <w:rPr>
          <w:sz w:val="22"/>
          <w:szCs w:val="22"/>
        </w:rPr>
      </w:pPr>
    </w:p>
    <w:p w14:paraId="105F96D0" w14:textId="48D94479" w:rsidR="00E618F5" w:rsidRDefault="00752AD0">
      <w:pPr>
        <w:jc w:val="center"/>
        <w:rPr>
          <w:sz w:val="22"/>
          <w:szCs w:val="22"/>
        </w:rPr>
      </w:pPr>
      <w:r>
        <w:rPr>
          <w:noProof/>
        </w:rPr>
        <w:drawing>
          <wp:anchor distT="0" distB="0" distL="0" distR="0" simplePos="0" relativeHeight="251613696" behindDoc="0" locked="0" layoutInCell="1" hidden="0" allowOverlap="1" wp14:anchorId="7ED1874C" wp14:editId="28809AD0">
            <wp:simplePos x="0" y="0"/>
            <wp:positionH relativeFrom="margin">
              <wp:posOffset>-640715</wp:posOffset>
            </wp:positionH>
            <wp:positionV relativeFrom="paragraph">
              <wp:posOffset>334645</wp:posOffset>
            </wp:positionV>
            <wp:extent cx="7212965" cy="2214245"/>
            <wp:effectExtent l="0" t="0" r="0" b="0"/>
            <wp:wrapSquare wrapText="bothSides" distT="0" distB="0" distL="0" distR="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7212965" cy="2214245"/>
                    </a:xfrm>
                    <a:prstGeom prst="rect">
                      <a:avLst/>
                    </a:prstGeom>
                    <a:ln/>
                  </pic:spPr>
                </pic:pic>
              </a:graphicData>
            </a:graphic>
          </wp:anchor>
        </w:drawing>
      </w:r>
      <w:r w:rsidR="005942A1">
        <w:rPr>
          <w:sz w:val="22"/>
          <w:szCs w:val="22"/>
        </w:rPr>
        <w:t xml:space="preserve"> </w:t>
      </w:r>
    </w:p>
    <w:p w14:paraId="3E295CD0" w14:textId="509CE9A3" w:rsidR="00E618F5" w:rsidRDefault="00752AD0" w:rsidP="00615F0D">
      <w:pPr>
        <w:rPr>
          <w:sz w:val="22"/>
          <w:szCs w:val="22"/>
        </w:rPr>
      </w:pPr>
      <w:r>
        <w:rPr>
          <w:noProof/>
        </w:rPr>
        <mc:AlternateContent>
          <mc:Choice Requires="wps">
            <w:drawing>
              <wp:anchor distT="0" distB="0" distL="114300" distR="114300" simplePos="0" relativeHeight="251684352" behindDoc="0" locked="0" layoutInCell="1" allowOverlap="1" wp14:anchorId="5DC868C7" wp14:editId="68BFE976">
                <wp:simplePos x="0" y="0"/>
                <wp:positionH relativeFrom="column">
                  <wp:posOffset>-640715</wp:posOffset>
                </wp:positionH>
                <wp:positionV relativeFrom="paragraph">
                  <wp:posOffset>2506980</wp:posOffset>
                </wp:positionV>
                <wp:extent cx="7212965" cy="635"/>
                <wp:effectExtent l="0" t="0" r="6985" b="18415"/>
                <wp:wrapSquare wrapText="bothSides"/>
                <wp:docPr id="29" name="Text Box 29"/>
                <wp:cNvGraphicFramePr/>
                <a:graphic xmlns:a="http://schemas.openxmlformats.org/drawingml/2006/main">
                  <a:graphicData uri="http://schemas.microsoft.com/office/word/2010/wordprocessingShape">
                    <wps:wsp>
                      <wps:cNvSpPr txBox="1"/>
                      <wps:spPr>
                        <a:xfrm>
                          <a:off x="0" y="0"/>
                          <a:ext cx="7212965" cy="635"/>
                        </a:xfrm>
                        <a:prstGeom prst="rect">
                          <a:avLst/>
                        </a:prstGeom>
                        <a:solidFill>
                          <a:prstClr val="white"/>
                        </a:solidFill>
                        <a:ln>
                          <a:noFill/>
                        </a:ln>
                      </wps:spPr>
                      <wps:txbx>
                        <w:txbxContent>
                          <w:p w14:paraId="57F5CA14" w14:textId="7FEF4986" w:rsidR="00C6326C" w:rsidRPr="00817CE0" w:rsidRDefault="00C6326C" w:rsidP="00615F0D">
                            <w:pPr>
                              <w:pStyle w:val="Caption"/>
                              <w:jc w:val="center"/>
                              <w:rPr>
                                <w:color w:val="000000"/>
                              </w:rPr>
                            </w:pPr>
                            <w:bookmarkStart w:id="395" w:name="_Toc501116518"/>
                            <w:r>
                              <w:t xml:space="preserve">Figure </w:t>
                            </w:r>
                            <w:fldSimple w:instr=" SEQ Figure \* ARABIC ">
                              <w:r w:rsidR="007043C3">
                                <w:rPr>
                                  <w:noProof/>
                                </w:rPr>
                                <w:t>14</w:t>
                              </w:r>
                            </w:fldSimple>
                            <w:r>
                              <w:t>:</w:t>
                            </w:r>
                            <w:r w:rsidRPr="00072348">
                              <w:t>Old Gantt Chart</w:t>
                            </w:r>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5DC868C7" id="_x0000_t202" coordsize="21600,21600" o:spt="202" path="m,l,21600r21600,l21600,xe">
                <v:stroke joinstyle="miter"/>
                <v:path gradientshapeok="t" o:connecttype="rect"/>
              </v:shapetype>
              <v:shape id="Text Box 29" o:spid="_x0000_s1027" type="#_x0000_t202" style="position:absolute;margin-left:-50.45pt;margin-top:197.4pt;width:567.95pt;height:.0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J+4LwIAAGY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" stroked="f">
                <v:textbox style="mso-fit-shape-to-text:t" inset="0,0,0,0">
                  <w:txbxContent>
                    <w:p w14:paraId="57F5CA14" w14:textId="7FEF4986" w:rsidR="00C6326C" w:rsidRPr="00817CE0" w:rsidRDefault="00C6326C" w:rsidP="00615F0D">
                      <w:pPr>
                        <w:pStyle w:val="Caption"/>
                        <w:jc w:val="center"/>
                        <w:rPr>
                          <w:color w:val="000000"/>
                        </w:rPr>
                      </w:pPr>
                      <w:bookmarkStart w:id="396" w:name="_Toc501116518"/>
                      <w:r>
                        <w:t xml:space="preserve">Figure </w:t>
                      </w:r>
                      <w:fldSimple w:instr=" SEQ Figure \* ARABIC ">
                        <w:r w:rsidR="007043C3">
                          <w:rPr>
                            <w:noProof/>
                          </w:rPr>
                          <w:t>14</w:t>
                        </w:r>
                      </w:fldSimple>
                      <w:r>
                        <w:t>:</w:t>
                      </w:r>
                      <w:r w:rsidRPr="00072348">
                        <w:t>Old Gantt Chart</w:t>
                      </w:r>
                      <w:bookmarkEnd w:id="396"/>
                    </w:p>
                  </w:txbxContent>
                </v:textbox>
                <w10:wrap type="square"/>
              </v:shape>
            </w:pict>
          </mc:Fallback>
        </mc:AlternateContent>
      </w:r>
    </w:p>
    <w:p w14:paraId="53DA7AB1" w14:textId="0A3D24A2" w:rsidR="00E618F5" w:rsidRDefault="005942A1">
      <w:pPr>
        <w:ind w:firstLine="720"/>
        <w:rPr>
          <w:sz w:val="22"/>
          <w:szCs w:val="22"/>
        </w:rPr>
      </w:pPr>
      <w:r>
        <w:rPr>
          <w:sz w:val="22"/>
          <w:szCs w:val="22"/>
        </w:rPr>
        <w:t xml:space="preserve"> </w:t>
      </w:r>
    </w:p>
    <w:p w14:paraId="7FA1BE0D" w14:textId="44000A6E" w:rsidR="00E618F5" w:rsidRDefault="00E618F5">
      <w:pPr>
        <w:pStyle w:val="Heading2"/>
      </w:pPr>
      <w:bookmarkStart w:id="397" w:name="_6d40jkwpk8ek" w:colFirst="0" w:colLast="0"/>
      <w:bookmarkEnd w:id="397"/>
    </w:p>
    <w:p w14:paraId="7B04EC2F" w14:textId="6C471095" w:rsidR="00E618F5" w:rsidRDefault="00E618F5">
      <w:pPr>
        <w:pStyle w:val="Heading2"/>
      </w:pPr>
      <w:bookmarkStart w:id="398" w:name="_ccofl6b6fbfi" w:colFirst="0" w:colLast="0"/>
      <w:bookmarkEnd w:id="398"/>
    </w:p>
    <w:p w14:paraId="06E5C3D5" w14:textId="221A0D06" w:rsidR="00E618F5" w:rsidRDefault="00E618F5">
      <w:pPr>
        <w:pStyle w:val="Heading2"/>
      </w:pPr>
      <w:bookmarkStart w:id="399" w:name="_qqihyrnaxnet" w:colFirst="0" w:colLast="0"/>
      <w:bookmarkEnd w:id="399"/>
    </w:p>
    <w:p w14:paraId="3796867D" w14:textId="4C06D91B" w:rsidR="00E618F5" w:rsidRDefault="00E618F5"/>
    <w:p w14:paraId="24B24786" w14:textId="3BADCD05" w:rsidR="00E618F5" w:rsidRDefault="00E618F5"/>
    <w:p w14:paraId="666E988C" w14:textId="10BDF6FA" w:rsidR="00E618F5" w:rsidRDefault="00E618F5"/>
    <w:p w14:paraId="2533BD3D" w14:textId="77777777" w:rsidR="00883CE9" w:rsidRDefault="00883CE9"/>
    <w:p w14:paraId="346997CE" w14:textId="77777777" w:rsidR="00883CE9" w:rsidRDefault="00883CE9"/>
    <w:p w14:paraId="59B84BBC" w14:textId="77777777" w:rsidR="00883CE9" w:rsidRDefault="00883CE9"/>
    <w:p w14:paraId="49DE5FF2" w14:textId="77777777" w:rsidR="00883CE9" w:rsidRDefault="00883CE9"/>
    <w:p w14:paraId="7213AF06" w14:textId="12333CBA" w:rsidR="00752AD0" w:rsidRDefault="00752AD0" w:rsidP="007043C3">
      <w:pPr>
        <w:rPr>
          <w:b/>
          <w:sz w:val="32"/>
          <w:szCs w:val="32"/>
        </w:rPr>
      </w:pPr>
      <w:r>
        <w:rPr>
          <w:noProof/>
        </w:rPr>
        <mc:AlternateContent>
          <mc:Choice Requires="wps">
            <w:drawing>
              <wp:anchor distT="0" distB="0" distL="114300" distR="114300" simplePos="0" relativeHeight="251704832" behindDoc="0" locked="0" layoutInCell="1" allowOverlap="1" wp14:anchorId="0A7E1AA1" wp14:editId="04A6F5BC">
                <wp:simplePos x="0" y="0"/>
                <wp:positionH relativeFrom="column">
                  <wp:posOffset>-618490</wp:posOffset>
                </wp:positionH>
                <wp:positionV relativeFrom="paragraph">
                  <wp:posOffset>2331720</wp:posOffset>
                </wp:positionV>
                <wp:extent cx="7281545" cy="635"/>
                <wp:effectExtent l="0" t="0" r="0" b="18415"/>
                <wp:wrapTopAndBottom/>
                <wp:docPr id="30" name="Text Box 30"/>
                <wp:cNvGraphicFramePr/>
                <a:graphic xmlns:a="http://schemas.openxmlformats.org/drawingml/2006/main">
                  <a:graphicData uri="http://schemas.microsoft.com/office/word/2010/wordprocessingShape">
                    <wps:wsp>
                      <wps:cNvSpPr txBox="1"/>
                      <wps:spPr>
                        <a:xfrm>
                          <a:off x="0" y="0"/>
                          <a:ext cx="7281545" cy="635"/>
                        </a:xfrm>
                        <a:prstGeom prst="rect">
                          <a:avLst/>
                        </a:prstGeom>
                        <a:solidFill>
                          <a:prstClr val="white"/>
                        </a:solidFill>
                        <a:ln>
                          <a:noFill/>
                        </a:ln>
                      </wps:spPr>
                      <wps:txbx>
                        <w:txbxContent>
                          <w:p w14:paraId="33288CDE" w14:textId="1BF7F9AF" w:rsidR="00C6326C" w:rsidRPr="00607135" w:rsidRDefault="00C6326C" w:rsidP="00615F0D">
                            <w:pPr>
                              <w:pStyle w:val="Caption"/>
                              <w:jc w:val="center"/>
                              <w:rPr>
                                <w:color w:val="000000"/>
                              </w:rPr>
                            </w:pPr>
                            <w:bookmarkStart w:id="400" w:name="_Toc501116519"/>
                            <w:r>
                              <w:t xml:space="preserve">Figure </w:t>
                            </w:r>
                            <w:fldSimple w:instr=" SEQ Figure \* ARABIC ">
                              <w:r w:rsidR="007043C3">
                                <w:rPr>
                                  <w:noProof/>
                                </w:rPr>
                                <w:t>15</w:t>
                              </w:r>
                            </w:fldSimple>
                            <w:r>
                              <w:t>:updated</w:t>
                            </w:r>
                            <w:r w:rsidRPr="007C2DB4">
                              <w:t xml:space="preserve"> Gantt Chart</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E1AA1" id="Text Box 30" o:spid="_x0000_s1028" type="#_x0000_t202" style="position:absolute;margin-left:-48.7pt;margin-top:183.6pt;width:573.3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2lLwIAAGYEAAAOAAAAZHJzL2Uyb0RvYy54bWysVMGO2jAQvVfqP1i+lwBbtqu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" stroked="f">
                <v:textbox style="mso-fit-shape-to-text:t" inset="0,0,0,0">
                  <w:txbxContent>
                    <w:p w14:paraId="33288CDE" w14:textId="1BF7F9AF" w:rsidR="00C6326C" w:rsidRPr="00607135" w:rsidRDefault="00C6326C" w:rsidP="00615F0D">
                      <w:pPr>
                        <w:pStyle w:val="Caption"/>
                        <w:jc w:val="center"/>
                        <w:rPr>
                          <w:color w:val="000000"/>
                        </w:rPr>
                      </w:pPr>
                      <w:bookmarkStart w:id="401" w:name="_Toc501116519"/>
                      <w:r>
                        <w:t xml:space="preserve">Figure </w:t>
                      </w:r>
                      <w:fldSimple w:instr=" SEQ Figure \* ARABIC ">
                        <w:r w:rsidR="007043C3">
                          <w:rPr>
                            <w:noProof/>
                          </w:rPr>
                          <w:t>15</w:t>
                        </w:r>
                      </w:fldSimple>
                      <w:r>
                        <w:t>:updated</w:t>
                      </w:r>
                      <w:r w:rsidRPr="007C2DB4">
                        <w:t xml:space="preserve"> Gantt Chart</w:t>
                      </w:r>
                      <w:bookmarkEnd w:id="401"/>
                    </w:p>
                  </w:txbxContent>
                </v:textbox>
                <w10:wrap type="topAndBottom"/>
              </v:shape>
            </w:pict>
          </mc:Fallback>
        </mc:AlternateContent>
      </w:r>
      <w:r>
        <w:rPr>
          <w:noProof/>
        </w:rPr>
        <w:drawing>
          <wp:inline distT="0" distB="0" distL="0" distR="0" wp14:anchorId="154C2866" wp14:editId="25F5A4B5">
            <wp:extent cx="6375400" cy="2167195"/>
            <wp:effectExtent l="0" t="0" r="6350" b="508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6402163" cy="2176292"/>
                    </a:xfrm>
                    <a:prstGeom prst="rect">
                      <a:avLst/>
                    </a:prstGeom>
                    <a:ln/>
                  </pic:spPr>
                </pic:pic>
              </a:graphicData>
            </a:graphic>
          </wp:inline>
        </w:drawing>
      </w:r>
      <w:ins w:id="402" w:author="Mike Wang" w:date="2017-12-15T16:12:00Z">
        <w:r w:rsidR="00DA2B6C">
          <w:t xml:space="preserve">   </w:t>
        </w:r>
      </w:ins>
      <w:bookmarkStart w:id="403" w:name="_GoBack"/>
      <w:bookmarkEnd w:id="403"/>
      <w:r w:rsidR="00883CE9">
        <w:t xml:space="preserve">As can be seen from a comparison of the two Gantt charts, A major change is that because of the delay of </w:t>
      </w:r>
      <w:ins w:id="404" w:author="Mike Wang" w:date="2017-12-15T15:48:00Z">
        <w:r w:rsidR="00883CE9">
          <w:t xml:space="preserve">the arrival of </w:t>
        </w:r>
      </w:ins>
      <w:ins w:id="405" w:author="Mike Wang" w:date="2017-12-15T15:49:00Z">
        <w:r w:rsidR="00883CE9">
          <w:t>wiring harness, our team had to add more parallel work to ensure the timeliness of the delivery of the product. Also, some of the tasks were delayed due to the same reason.</w:t>
        </w:r>
      </w:ins>
      <w:ins w:id="406" w:author="Mike Wang" w:date="2017-12-15T15:50:00Z">
        <w:r w:rsidR="00883CE9">
          <w:t xml:space="preserve"> Due to the effectiveness of conducting the schedule, we ended up finishing the project earlier than expected and had sufficient time to refine and test.</w:t>
        </w:r>
      </w:ins>
    </w:p>
    <w:p w14:paraId="7F3A10A0" w14:textId="411C0A14" w:rsidR="00752AD0" w:rsidRDefault="00752AD0">
      <w:pPr>
        <w:rPr>
          <w:b/>
          <w:sz w:val="32"/>
          <w:szCs w:val="32"/>
        </w:rPr>
      </w:pPr>
    </w:p>
    <w:p w14:paraId="78B895BC" w14:textId="53D96CCE" w:rsidR="00752AD0" w:rsidRDefault="00752AD0">
      <w:pPr>
        <w:rPr>
          <w:b/>
          <w:sz w:val="32"/>
          <w:szCs w:val="32"/>
        </w:rPr>
      </w:pPr>
    </w:p>
    <w:p w14:paraId="309C58B8" w14:textId="716E88F5" w:rsidR="00752AD0" w:rsidRDefault="00752AD0">
      <w:pPr>
        <w:rPr>
          <w:b/>
          <w:sz w:val="32"/>
          <w:szCs w:val="32"/>
        </w:rPr>
      </w:pPr>
    </w:p>
    <w:p w14:paraId="2DE35E58" w14:textId="00CFE715" w:rsidR="00752AD0" w:rsidRDefault="00752AD0">
      <w:pPr>
        <w:rPr>
          <w:b/>
          <w:sz w:val="32"/>
          <w:szCs w:val="32"/>
        </w:rPr>
      </w:pPr>
    </w:p>
    <w:p w14:paraId="6F063483" w14:textId="77777777" w:rsidR="00752AD0" w:rsidRDefault="00752AD0">
      <w:pPr>
        <w:rPr>
          <w:b/>
          <w:sz w:val="32"/>
          <w:szCs w:val="32"/>
        </w:rPr>
      </w:pPr>
    </w:p>
    <w:p w14:paraId="0C9B189A" w14:textId="7C5D7A25" w:rsidR="00752AD0" w:rsidRDefault="00752AD0">
      <w:pPr>
        <w:rPr>
          <w:b/>
          <w:sz w:val="32"/>
          <w:szCs w:val="32"/>
        </w:rPr>
      </w:pPr>
    </w:p>
    <w:p w14:paraId="71FA6429" w14:textId="77777777" w:rsidR="00752AD0" w:rsidRDefault="00752AD0">
      <w:pPr>
        <w:rPr>
          <w:b/>
          <w:sz w:val="32"/>
          <w:szCs w:val="32"/>
        </w:rPr>
      </w:pPr>
    </w:p>
    <w:p w14:paraId="3068F7FB" w14:textId="0E827FF5" w:rsidR="00752AD0" w:rsidRDefault="00752AD0">
      <w:pPr>
        <w:rPr>
          <w:b/>
          <w:sz w:val="32"/>
          <w:szCs w:val="32"/>
        </w:rPr>
      </w:pPr>
    </w:p>
    <w:p w14:paraId="5FF9D721" w14:textId="77777777" w:rsidR="00752AD0" w:rsidRDefault="00752AD0">
      <w:pPr>
        <w:rPr>
          <w:b/>
          <w:sz w:val="32"/>
          <w:szCs w:val="32"/>
        </w:rPr>
      </w:pPr>
    </w:p>
    <w:p w14:paraId="31EF19F0" w14:textId="77777777" w:rsidR="00752AD0" w:rsidRDefault="00752AD0">
      <w:pPr>
        <w:rPr>
          <w:b/>
          <w:sz w:val="32"/>
          <w:szCs w:val="32"/>
        </w:rPr>
      </w:pPr>
    </w:p>
    <w:p w14:paraId="2E090F3E" w14:textId="77777777" w:rsidR="00752AD0" w:rsidDel="00883CE9" w:rsidRDefault="00752AD0">
      <w:pPr>
        <w:rPr>
          <w:del w:id="407" w:author="Mike Wang" w:date="2017-12-15T15:50:00Z"/>
          <w:b/>
          <w:sz w:val="32"/>
          <w:szCs w:val="32"/>
        </w:rPr>
      </w:pPr>
    </w:p>
    <w:p w14:paraId="02B42BB2" w14:textId="77777777" w:rsidR="00752AD0" w:rsidDel="00883CE9" w:rsidRDefault="00752AD0">
      <w:pPr>
        <w:rPr>
          <w:del w:id="408" w:author="Mike Wang" w:date="2017-12-15T15:50:00Z"/>
          <w:b/>
          <w:sz w:val="32"/>
          <w:szCs w:val="32"/>
        </w:rPr>
      </w:pPr>
    </w:p>
    <w:p w14:paraId="77B262EC" w14:textId="77777777" w:rsidR="00752AD0" w:rsidDel="00883CE9" w:rsidRDefault="00752AD0">
      <w:pPr>
        <w:rPr>
          <w:del w:id="409" w:author="Mike Wang" w:date="2017-12-15T15:50:00Z"/>
          <w:b/>
          <w:sz w:val="32"/>
          <w:szCs w:val="32"/>
        </w:rPr>
      </w:pPr>
    </w:p>
    <w:p w14:paraId="3BDF2DE4" w14:textId="7C377C8F" w:rsidR="00E618F5" w:rsidRPr="003A338F" w:rsidRDefault="005942A1">
      <w:pPr>
        <w:rPr>
          <w:b/>
          <w:sz w:val="32"/>
          <w:szCs w:val="32"/>
        </w:rPr>
      </w:pPr>
      <w:r w:rsidRPr="003A338F">
        <w:rPr>
          <w:b/>
          <w:sz w:val="32"/>
          <w:szCs w:val="32"/>
        </w:rPr>
        <w:t>Test Plan</w:t>
      </w:r>
    </w:p>
    <w:p w14:paraId="7BF06768" w14:textId="06E14493" w:rsidR="00E618F5" w:rsidRDefault="005942A1">
      <w:pPr>
        <w:rPr>
          <w:b/>
        </w:rPr>
      </w:pPr>
      <w:r>
        <w:rPr>
          <w:b/>
        </w:rPr>
        <w:t>Hardware Testing</w:t>
      </w:r>
    </w:p>
    <w:p w14:paraId="50BBE9FB" w14:textId="4E08FE81" w:rsidR="00615F0D" w:rsidRDefault="005942A1" w:rsidP="00615F0D">
      <w:pPr>
        <w:keepNext/>
      </w:pPr>
      <w:r>
        <w:rPr>
          <w:b/>
          <w:noProof/>
        </w:rPr>
        <w:drawing>
          <wp:inline distT="114300" distB="114300" distL="114300" distR="114300" wp14:anchorId="2A1911EA" wp14:editId="33A842E6">
            <wp:extent cx="5138738" cy="4849355"/>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5138738" cy="4849355"/>
                    </a:xfrm>
                    <a:prstGeom prst="rect">
                      <a:avLst/>
                    </a:prstGeom>
                    <a:ln/>
                  </pic:spPr>
                </pic:pic>
              </a:graphicData>
            </a:graphic>
          </wp:inline>
        </w:drawing>
      </w:r>
    </w:p>
    <w:p w14:paraId="540C1CEC" w14:textId="2BC380AE" w:rsidR="00E618F5" w:rsidRDefault="00615F0D" w:rsidP="00615F0D">
      <w:pPr>
        <w:pStyle w:val="Caption"/>
        <w:jc w:val="center"/>
        <w:rPr>
          <w:b/>
        </w:rPr>
      </w:pPr>
      <w:bookmarkStart w:id="410" w:name="_Toc501116520"/>
      <w:r>
        <w:t xml:space="preserve">Figure </w:t>
      </w:r>
      <w:fldSimple w:instr=" SEQ Figure \* ARABIC ">
        <w:r w:rsidR="007043C3">
          <w:rPr>
            <w:noProof/>
          </w:rPr>
          <w:t>16</w:t>
        </w:r>
      </w:fldSimple>
      <w:r>
        <w:t>:</w:t>
      </w:r>
      <w:r w:rsidRPr="00E13B9D">
        <w:t>Hardware Testing</w:t>
      </w:r>
      <w:bookmarkEnd w:id="410"/>
    </w:p>
    <w:p w14:paraId="6FBE624C" w14:textId="77777777" w:rsidR="00E618F5" w:rsidRDefault="00E618F5">
      <w:pPr>
        <w:rPr>
          <w:b/>
        </w:rPr>
      </w:pPr>
    </w:p>
    <w:p w14:paraId="75CDF245" w14:textId="77777777" w:rsidR="00E618F5" w:rsidRDefault="00E618F5">
      <w:pPr>
        <w:rPr>
          <w:b/>
        </w:rPr>
      </w:pPr>
    </w:p>
    <w:p w14:paraId="78D43A39" w14:textId="77777777" w:rsidR="00E618F5" w:rsidRDefault="00E618F5">
      <w:pPr>
        <w:rPr>
          <w:u w:val="single"/>
        </w:rPr>
      </w:pPr>
    </w:p>
    <w:p w14:paraId="00CA91F9" w14:textId="77777777" w:rsidR="00E618F5" w:rsidDel="00883CE9" w:rsidRDefault="00E618F5">
      <w:pPr>
        <w:rPr>
          <w:del w:id="411" w:author="Mike Wang" w:date="2017-12-15T15:48:00Z"/>
          <w:u w:val="single"/>
        </w:rPr>
      </w:pPr>
    </w:p>
    <w:p w14:paraId="764EBB45" w14:textId="77777777" w:rsidR="00E618F5" w:rsidDel="00883CE9" w:rsidRDefault="00E618F5">
      <w:pPr>
        <w:rPr>
          <w:del w:id="412" w:author="Mike Wang" w:date="2017-12-15T15:48:00Z"/>
          <w:u w:val="single"/>
        </w:rPr>
      </w:pPr>
    </w:p>
    <w:p w14:paraId="457340A6" w14:textId="77777777" w:rsidR="00E618F5" w:rsidRDefault="00E618F5">
      <w:pPr>
        <w:rPr>
          <w:u w:val="single"/>
        </w:rPr>
      </w:pPr>
    </w:p>
    <w:p w14:paraId="71840BF9" w14:textId="77777777" w:rsidR="003A338F" w:rsidRDefault="003A338F">
      <w:pPr>
        <w:rPr>
          <w:u w:val="single"/>
        </w:rPr>
      </w:pPr>
    </w:p>
    <w:p w14:paraId="31A60884" w14:textId="77777777" w:rsidR="00883CE9" w:rsidRDefault="00883CE9">
      <w:pPr>
        <w:rPr>
          <w:ins w:id="413" w:author="Mike Wang" w:date="2017-12-15T15:50:00Z"/>
          <w:u w:val="single"/>
        </w:rPr>
      </w:pPr>
    </w:p>
    <w:p w14:paraId="1DBC9455" w14:textId="77777777" w:rsidR="00C6326C" w:rsidRDefault="00C6326C">
      <w:pPr>
        <w:rPr>
          <w:ins w:id="414" w:author="Mike Wang" w:date="2017-12-15T15:55:00Z"/>
          <w:u w:val="single"/>
        </w:rPr>
      </w:pPr>
    </w:p>
    <w:p w14:paraId="71CC5055" w14:textId="00C842F0" w:rsidR="00E618F5" w:rsidRDefault="005942A1">
      <w:pPr>
        <w:rPr>
          <w:u w:val="single"/>
        </w:rPr>
      </w:pPr>
      <w:r>
        <w:rPr>
          <w:u w:val="single"/>
        </w:rPr>
        <w:t>Testing on logic converter:</w:t>
      </w:r>
    </w:p>
    <w:p w14:paraId="4632B6E7" w14:textId="77777777" w:rsidR="00E618F5" w:rsidRDefault="005942A1">
      <w:pPr>
        <w:ind w:firstLine="720"/>
      </w:pPr>
      <w:r>
        <w:t xml:space="preserve">D6T sensor and CC3200 cannot be connected unless the logic converter is tested to be functioning correctly because the high voltage output (5V) of D6T will destroy digital pins on the CC3200. Thus the first step of hardware testing is to make sure that the logic converter behaves as desired. </w:t>
      </w:r>
    </w:p>
    <w:p w14:paraId="229F96A9" w14:textId="77777777" w:rsidR="00E618F5" w:rsidRDefault="005942A1">
      <w:r>
        <w:t xml:space="preserve">The testing was done on the breadboard by establishing correct input voltage connections (3.3V and 5V input from the VirtualBench) and sequentially testing the first and second channel of the converter with the </w:t>
      </w:r>
      <w:r w:rsidRPr="005942A1">
        <w:rPr>
          <w:noProof/>
        </w:rPr>
        <w:t>input</w:t>
      </w:r>
      <w:r>
        <w:t xml:space="preserve"> of a square wave of various amplitude from the function generator. </w:t>
      </w:r>
      <w:r w:rsidRPr="005942A1">
        <w:rPr>
          <w:noProof/>
        </w:rPr>
        <w:t>A</w:t>
      </w:r>
      <w:r>
        <w:rPr>
          <w:noProof/>
        </w:rPr>
        <w:t>n</w:t>
      </w:r>
      <w:r>
        <w:t xml:space="preserve"> input of 0-5V square wave on the HV channel of the converter will be reduced to 3.3V on the LV channel and </w:t>
      </w:r>
      <w:r w:rsidRPr="005942A1">
        <w:rPr>
          <w:noProof/>
        </w:rPr>
        <w:t>a</w:t>
      </w:r>
      <w:r>
        <w:rPr>
          <w:noProof/>
        </w:rPr>
        <w:t>n</w:t>
      </w:r>
      <w:r>
        <w:t xml:space="preserve"> input of 0-3.3V square wave on the LV channel will be boosted to 5V on the HV channel. The actual testing was done successfully and the results confirmed that the device was working properly. </w:t>
      </w:r>
    </w:p>
    <w:p w14:paraId="5F638398" w14:textId="77777777" w:rsidR="00E618F5" w:rsidRDefault="005942A1">
      <w:pPr>
        <w:rPr>
          <w:u w:val="single"/>
        </w:rPr>
      </w:pPr>
      <w:r>
        <w:rPr>
          <w:u w:val="single"/>
        </w:rPr>
        <w:t>Testing on CC3200:</w:t>
      </w:r>
    </w:p>
    <w:p w14:paraId="07BC52E3" w14:textId="77777777" w:rsidR="00E618F5" w:rsidRDefault="005942A1">
      <w:pPr>
        <w:ind w:firstLine="720"/>
      </w:pPr>
      <w:r>
        <w:t xml:space="preserve">CC3200 has to supply the correct input voltage, clock line and data line to the D6T sensor in order to ensure proper data transmission between the master and slave (I2C protocol). First, Two I2C pins were identified and were tested using a digital-write demo program. The pins must be able to be pulled up and down to both 3.3V and 0V and the testing results on the VirtualBench using oscilloscope showed that they were functioning properly. Secondly, power pins were identified as VCC and 5V pins on CC3200 and tested to have the correct voltage when CC3200 was powered </w:t>
      </w:r>
      <w:r>
        <w:rPr>
          <w:noProof/>
        </w:rPr>
        <w:t>by</w:t>
      </w:r>
      <w:r>
        <w:t xml:space="preserve"> using a </w:t>
      </w:r>
      <w:r w:rsidRPr="005942A1">
        <w:rPr>
          <w:noProof/>
        </w:rPr>
        <w:t>digital multimeter</w:t>
      </w:r>
      <w:r>
        <w:t xml:space="preserve">. </w:t>
      </w:r>
    </w:p>
    <w:p w14:paraId="5EC47AD2" w14:textId="77777777" w:rsidR="00E618F5" w:rsidRDefault="005942A1">
      <w:pPr>
        <w:rPr>
          <w:u w:val="single"/>
        </w:rPr>
      </w:pPr>
      <w:r>
        <w:rPr>
          <w:u w:val="single"/>
        </w:rPr>
        <w:t xml:space="preserve">Testing on the </w:t>
      </w:r>
      <w:r w:rsidRPr="005942A1">
        <w:rPr>
          <w:noProof/>
          <w:u w:val="single"/>
        </w:rPr>
        <w:t>connection</w:t>
      </w:r>
      <w:r>
        <w:rPr>
          <w:u w:val="single"/>
        </w:rPr>
        <w:t xml:space="preserve"> between sensor and CC3200:</w:t>
      </w:r>
    </w:p>
    <w:p w14:paraId="32A8B882" w14:textId="77777777" w:rsidR="00E618F5" w:rsidRDefault="005942A1">
      <w:pPr>
        <w:ind w:firstLine="720"/>
      </w:pPr>
      <w:r>
        <w:t xml:space="preserve">I2C code implementation is part of the testing for sensor-processor connection. The code implementation was completed following from the I2C timing diagram and physical connections were established on the breadboard among CC3200, logic level shifter, </w:t>
      </w:r>
      <w:r w:rsidRPr="005942A1">
        <w:rPr>
          <w:noProof/>
        </w:rPr>
        <w:t>and</w:t>
      </w:r>
      <w:r>
        <w:t xml:space="preserve"> D6T sensor. </w:t>
      </w:r>
      <w:r w:rsidR="003A338F">
        <w:t>Data path</w:t>
      </w:r>
      <w:r>
        <w:t xml:space="preserve"> would be successfully created if the serial monitor successfully displays consecutive temperature readings. No results were displayed for the first try of the testing and the attention was </w:t>
      </w:r>
      <w:r w:rsidRPr="005942A1">
        <w:rPr>
          <w:noProof/>
        </w:rPr>
        <w:t>direct</w:t>
      </w:r>
      <w:r>
        <w:rPr>
          <w:noProof/>
        </w:rPr>
        <w:t>ed</w:t>
      </w:r>
      <w:r>
        <w:t xml:space="preserve"> to the code implementation after physical connections were checked to be correct. After fixing a few timing issues on the I2C coding, CC3200 was confirmed to be able to receive temperature readings from the D6T sensor. </w:t>
      </w:r>
    </w:p>
    <w:p w14:paraId="0DBB347D" w14:textId="77777777" w:rsidR="00E618F5" w:rsidRDefault="005942A1">
      <w:pPr>
        <w:rPr>
          <w:u w:val="single"/>
        </w:rPr>
      </w:pPr>
      <w:r>
        <w:rPr>
          <w:u w:val="single"/>
        </w:rPr>
        <w:t>Testing on PCB Board:</w:t>
      </w:r>
    </w:p>
    <w:p w14:paraId="61D94A0B" w14:textId="77777777" w:rsidR="00E618F5" w:rsidRDefault="005942A1">
      <w:pPr>
        <w:ind w:firstLine="720"/>
        <w:rPr>
          <w:u w:val="single"/>
        </w:rPr>
      </w:pPr>
      <w:r>
        <w:lastRenderedPageBreak/>
        <w:t xml:space="preserve">All the traces have to be tested before soldering the PCB to the pin layout on CC3200. Since the PCB board for our project only functions as an interconnect header for the CC3200 to avoid messy wiring, as long as the traces and connections are correct, the PCB board should function as desired. During the actual testing, PCB was tested to perform well on the first try. </w:t>
      </w:r>
      <w:r>
        <w:rPr>
          <w:u w:val="single"/>
        </w:rPr>
        <w:t xml:space="preserve"> </w:t>
      </w:r>
    </w:p>
    <w:p w14:paraId="67FA6F65" w14:textId="77777777" w:rsidR="00E618F5" w:rsidRDefault="005942A1">
      <w:pPr>
        <w:rPr>
          <w:u w:val="single"/>
        </w:rPr>
      </w:pPr>
      <w:r>
        <w:rPr>
          <w:u w:val="single"/>
        </w:rPr>
        <w:t>Testing on Battery:</w:t>
      </w:r>
    </w:p>
    <w:p w14:paraId="0D906902" w14:textId="77777777" w:rsidR="00E618F5" w:rsidRDefault="005942A1">
      <w:pPr>
        <w:ind w:firstLine="720"/>
      </w:pPr>
      <w:r>
        <w:t xml:space="preserve">Battery bank should support the 5V USB input of CC3200 </w:t>
      </w:r>
      <w:r w:rsidR="003A338F">
        <w:t>Launchpad</w:t>
      </w:r>
      <w:r>
        <w:t xml:space="preserve">. The testing was simply done by connecting the battery bank USB output to CC3200 USB input and the </w:t>
      </w:r>
      <w:r w:rsidRPr="005942A1">
        <w:rPr>
          <w:noProof/>
        </w:rPr>
        <w:t>onboard</w:t>
      </w:r>
      <w:r>
        <w:t xml:space="preserve"> power LED turning on indicated that the battery is voltage and current was sufficient to support CC3200</w:t>
      </w:r>
    </w:p>
    <w:p w14:paraId="78193A1B" w14:textId="77777777" w:rsidR="00E618F5" w:rsidRDefault="005942A1">
      <w:pPr>
        <w:rPr>
          <w:u w:val="single"/>
        </w:rPr>
      </w:pPr>
      <w:r>
        <w:rPr>
          <w:u w:val="single"/>
        </w:rPr>
        <w:t>Testing on 3D Printed Case:</w:t>
      </w:r>
    </w:p>
    <w:p w14:paraId="7AD7097A" w14:textId="40E7A6C8" w:rsidR="00E618F5" w:rsidRDefault="005942A1">
      <w:pPr>
        <w:ind w:firstLine="720"/>
      </w:pPr>
      <w:r>
        <w:t xml:space="preserve">Battery, CC3200 and D6T sensor should be enclosed tightly in the case and the case’s locking mechanism should function correctly. Additionally, case openings for the </w:t>
      </w:r>
      <w:r w:rsidRPr="005942A1">
        <w:rPr>
          <w:noProof/>
        </w:rPr>
        <w:t>power button</w:t>
      </w:r>
      <w:r>
        <w:t xml:space="preserve">, battery life indicator, </w:t>
      </w:r>
      <w:r w:rsidRPr="005942A1">
        <w:rPr>
          <w:noProof/>
        </w:rPr>
        <w:t>and</w:t>
      </w:r>
      <w:r>
        <w:t xml:space="preserve"> USB charging should have sufficient dimension to support functionalities. During the actual testing of the first version of the 3D printed case, locking mechanism was proved to be not good enough to combine the two pieces of the </w:t>
      </w:r>
      <w:r w:rsidRPr="005942A1">
        <w:rPr>
          <w:noProof/>
        </w:rPr>
        <w:t>case</w:t>
      </w:r>
      <w:r>
        <w:t xml:space="preserve"> tightly. A second version </w:t>
      </w:r>
      <w:r w:rsidRPr="004B06D8">
        <w:rPr>
          <w:noProof/>
        </w:rPr>
        <w:t>was design</w:t>
      </w:r>
      <w:ins w:id="415" w:author="Mike Wang" w:date="2017-12-15T15:59:00Z">
        <w:r w:rsidR="004B06D8">
          <w:rPr>
            <w:noProof/>
          </w:rPr>
          <w:t>ed</w:t>
        </w:r>
      </w:ins>
      <w:r>
        <w:t xml:space="preserve"> to solve the problem and the current version of the case can be detached freely with ease. </w:t>
      </w:r>
    </w:p>
    <w:p w14:paraId="1346250A" w14:textId="77777777" w:rsidR="00883CE9" w:rsidRDefault="00883CE9">
      <w:pPr>
        <w:rPr>
          <w:ins w:id="416" w:author="Mike Wang" w:date="2017-12-15T15:50:00Z"/>
          <w:b/>
        </w:rPr>
      </w:pPr>
    </w:p>
    <w:p w14:paraId="41B90FBE" w14:textId="77777777" w:rsidR="00883CE9" w:rsidRDefault="00883CE9">
      <w:pPr>
        <w:rPr>
          <w:ins w:id="417" w:author="Mike Wang" w:date="2017-12-15T15:50:00Z"/>
          <w:b/>
        </w:rPr>
      </w:pPr>
    </w:p>
    <w:p w14:paraId="72225AB8" w14:textId="77777777" w:rsidR="00883CE9" w:rsidRDefault="00883CE9">
      <w:pPr>
        <w:rPr>
          <w:ins w:id="418" w:author="Mike Wang" w:date="2017-12-15T15:50:00Z"/>
          <w:b/>
        </w:rPr>
      </w:pPr>
    </w:p>
    <w:p w14:paraId="1195E6D4" w14:textId="77777777" w:rsidR="00883CE9" w:rsidRDefault="00883CE9">
      <w:pPr>
        <w:rPr>
          <w:ins w:id="419" w:author="Mike Wang" w:date="2017-12-15T15:50:00Z"/>
          <w:b/>
        </w:rPr>
      </w:pPr>
    </w:p>
    <w:p w14:paraId="039374D1" w14:textId="77777777" w:rsidR="00883CE9" w:rsidRDefault="00883CE9">
      <w:pPr>
        <w:rPr>
          <w:ins w:id="420" w:author="Mike Wang" w:date="2017-12-15T15:50:00Z"/>
          <w:b/>
        </w:rPr>
      </w:pPr>
    </w:p>
    <w:p w14:paraId="2C797C95" w14:textId="77777777" w:rsidR="00883CE9" w:rsidRDefault="00883CE9">
      <w:pPr>
        <w:rPr>
          <w:ins w:id="421" w:author="Mike Wang" w:date="2017-12-15T15:50:00Z"/>
          <w:b/>
        </w:rPr>
      </w:pPr>
    </w:p>
    <w:p w14:paraId="322DF3CC" w14:textId="77777777" w:rsidR="00883CE9" w:rsidRDefault="00883CE9">
      <w:pPr>
        <w:rPr>
          <w:ins w:id="422" w:author="Mike Wang" w:date="2017-12-15T15:50:00Z"/>
          <w:b/>
        </w:rPr>
      </w:pPr>
    </w:p>
    <w:p w14:paraId="78727018" w14:textId="77777777" w:rsidR="00883CE9" w:rsidRDefault="00883CE9">
      <w:pPr>
        <w:rPr>
          <w:ins w:id="423" w:author="Mike Wang" w:date="2017-12-15T15:50:00Z"/>
          <w:b/>
        </w:rPr>
      </w:pPr>
    </w:p>
    <w:p w14:paraId="07048AF3" w14:textId="77777777" w:rsidR="00883CE9" w:rsidRDefault="00883CE9">
      <w:pPr>
        <w:rPr>
          <w:ins w:id="424" w:author="Mike Wang" w:date="2017-12-15T15:50:00Z"/>
          <w:b/>
        </w:rPr>
      </w:pPr>
    </w:p>
    <w:p w14:paraId="4EE8B5C2" w14:textId="77777777" w:rsidR="00883CE9" w:rsidRDefault="00883CE9">
      <w:pPr>
        <w:rPr>
          <w:ins w:id="425" w:author="Mike Wang" w:date="2017-12-15T15:50:00Z"/>
          <w:b/>
        </w:rPr>
      </w:pPr>
    </w:p>
    <w:p w14:paraId="21D9D26A" w14:textId="77777777" w:rsidR="00883CE9" w:rsidRDefault="00883CE9">
      <w:pPr>
        <w:rPr>
          <w:ins w:id="426" w:author="Mike Wang" w:date="2017-12-15T15:50:00Z"/>
          <w:b/>
        </w:rPr>
      </w:pPr>
    </w:p>
    <w:p w14:paraId="0687B5E9" w14:textId="77777777" w:rsidR="00883CE9" w:rsidRDefault="00883CE9">
      <w:pPr>
        <w:rPr>
          <w:ins w:id="427" w:author="Mike Wang" w:date="2017-12-15T15:50:00Z"/>
          <w:b/>
        </w:rPr>
      </w:pPr>
    </w:p>
    <w:p w14:paraId="5D5ECFA7" w14:textId="77777777" w:rsidR="00883CE9" w:rsidRDefault="00883CE9">
      <w:pPr>
        <w:rPr>
          <w:ins w:id="428" w:author="Mike Wang" w:date="2017-12-15T15:50:00Z"/>
          <w:b/>
        </w:rPr>
      </w:pPr>
    </w:p>
    <w:p w14:paraId="35B5DA9C" w14:textId="77777777" w:rsidR="00883CE9" w:rsidRDefault="00883CE9">
      <w:pPr>
        <w:rPr>
          <w:ins w:id="429" w:author="Mike Wang" w:date="2017-12-15T15:50:00Z"/>
          <w:b/>
        </w:rPr>
      </w:pPr>
    </w:p>
    <w:p w14:paraId="5E199149" w14:textId="77777777" w:rsidR="00883CE9" w:rsidRDefault="00883CE9">
      <w:pPr>
        <w:rPr>
          <w:ins w:id="430" w:author="Mike Wang" w:date="2017-12-15T15:50:00Z"/>
          <w:b/>
        </w:rPr>
      </w:pPr>
    </w:p>
    <w:p w14:paraId="7AEDCF48" w14:textId="77777777" w:rsidR="00883CE9" w:rsidRDefault="00883CE9">
      <w:pPr>
        <w:rPr>
          <w:ins w:id="431" w:author="Mike Wang" w:date="2017-12-15T15:50:00Z"/>
          <w:b/>
        </w:rPr>
      </w:pPr>
    </w:p>
    <w:p w14:paraId="3422AE5D" w14:textId="77777777" w:rsidR="00883CE9" w:rsidRDefault="00883CE9">
      <w:pPr>
        <w:rPr>
          <w:ins w:id="432" w:author="Mike Wang" w:date="2017-12-15T15:50:00Z"/>
          <w:b/>
        </w:rPr>
      </w:pPr>
    </w:p>
    <w:p w14:paraId="7C078D9D" w14:textId="77777777" w:rsidR="00883CE9" w:rsidRDefault="00883CE9">
      <w:pPr>
        <w:rPr>
          <w:ins w:id="433" w:author="Mike Wang" w:date="2017-12-15T15:50:00Z"/>
          <w:b/>
        </w:rPr>
      </w:pPr>
    </w:p>
    <w:p w14:paraId="313F1DEB" w14:textId="77777777" w:rsidR="00883CE9" w:rsidRDefault="00883CE9">
      <w:pPr>
        <w:rPr>
          <w:ins w:id="434" w:author="Mike Wang" w:date="2017-12-15T15:50:00Z"/>
          <w:b/>
        </w:rPr>
      </w:pPr>
    </w:p>
    <w:p w14:paraId="4A13810C" w14:textId="77777777" w:rsidR="00883CE9" w:rsidRDefault="00883CE9">
      <w:pPr>
        <w:rPr>
          <w:ins w:id="435" w:author="Mike Wang" w:date="2017-12-15T15:50:00Z"/>
          <w:b/>
        </w:rPr>
      </w:pPr>
    </w:p>
    <w:p w14:paraId="2C640DAF" w14:textId="77777777" w:rsidR="00883CE9" w:rsidRDefault="00883CE9">
      <w:pPr>
        <w:rPr>
          <w:ins w:id="436" w:author="Mike Wang" w:date="2017-12-15T15:50:00Z"/>
          <w:b/>
        </w:rPr>
      </w:pPr>
    </w:p>
    <w:p w14:paraId="76814295" w14:textId="77777777" w:rsidR="00DA2B6C" w:rsidRDefault="00DA2B6C" w:rsidP="007043C3">
      <w:pPr>
        <w:rPr>
          <w:ins w:id="437" w:author="Mike Wang" w:date="2017-12-15T16:12:00Z"/>
          <w:b/>
        </w:rPr>
      </w:pPr>
    </w:p>
    <w:p w14:paraId="26938E46" w14:textId="3A1C9B5E" w:rsidR="00E618F5" w:rsidRDefault="005942A1" w:rsidP="007043C3">
      <w:pPr>
        <w:rPr>
          <w:b/>
        </w:rPr>
      </w:pPr>
      <w:r>
        <w:rPr>
          <w:b/>
        </w:rPr>
        <w:t>Software Testing</w:t>
      </w:r>
    </w:p>
    <w:p w14:paraId="05C5DE23" w14:textId="77777777" w:rsidR="00615F0D" w:rsidRDefault="005942A1" w:rsidP="00615F0D">
      <w:pPr>
        <w:keepNext/>
      </w:pPr>
      <w:r>
        <w:rPr>
          <w:b/>
          <w:noProof/>
        </w:rPr>
        <w:lastRenderedPageBreak/>
        <w:drawing>
          <wp:inline distT="114300" distB="114300" distL="114300" distR="114300" wp14:anchorId="53F4AF61" wp14:editId="591B4027">
            <wp:extent cx="4248150" cy="6486525"/>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4248150" cy="6486525"/>
                    </a:xfrm>
                    <a:prstGeom prst="rect">
                      <a:avLst/>
                    </a:prstGeom>
                    <a:ln/>
                  </pic:spPr>
                </pic:pic>
              </a:graphicData>
            </a:graphic>
          </wp:inline>
        </w:drawing>
      </w:r>
    </w:p>
    <w:p w14:paraId="12E79BDD" w14:textId="22BCC94E" w:rsidR="00E618F5" w:rsidRDefault="00615F0D" w:rsidP="00615F0D">
      <w:pPr>
        <w:pStyle w:val="Caption"/>
        <w:jc w:val="center"/>
        <w:rPr>
          <w:b/>
        </w:rPr>
      </w:pPr>
      <w:bookmarkStart w:id="438" w:name="_Toc501116521"/>
      <w:r>
        <w:t xml:space="preserve">Figure </w:t>
      </w:r>
      <w:fldSimple w:instr=" SEQ Figure \* ARABIC ">
        <w:r w:rsidR="007043C3">
          <w:rPr>
            <w:noProof/>
          </w:rPr>
          <w:t>17</w:t>
        </w:r>
      </w:fldSimple>
      <w:r>
        <w:t>:</w:t>
      </w:r>
      <w:r w:rsidRPr="00FE6557">
        <w:t>Software Testing</w:t>
      </w:r>
      <w:bookmarkEnd w:id="438"/>
    </w:p>
    <w:p w14:paraId="5A533B22" w14:textId="77777777" w:rsidR="00E618F5" w:rsidRDefault="00E618F5">
      <w:pPr>
        <w:jc w:val="center"/>
        <w:rPr>
          <w:sz w:val="22"/>
          <w:szCs w:val="22"/>
        </w:rPr>
      </w:pPr>
    </w:p>
    <w:p w14:paraId="46107CFD" w14:textId="77777777" w:rsidR="00E618F5" w:rsidRDefault="00E618F5">
      <w:pPr>
        <w:rPr>
          <w:b/>
        </w:rPr>
      </w:pPr>
    </w:p>
    <w:p w14:paraId="7B963C2E" w14:textId="77777777" w:rsidR="00883CE9" w:rsidRDefault="00883CE9">
      <w:pPr>
        <w:rPr>
          <w:ins w:id="439" w:author="Mike Wang" w:date="2017-12-15T15:50:00Z"/>
          <w:u w:val="single"/>
        </w:rPr>
      </w:pPr>
    </w:p>
    <w:p w14:paraId="74B881B4" w14:textId="77777777" w:rsidR="00883CE9" w:rsidRDefault="00883CE9">
      <w:pPr>
        <w:rPr>
          <w:ins w:id="440" w:author="Mike Wang" w:date="2017-12-15T15:50:00Z"/>
          <w:u w:val="single"/>
        </w:rPr>
      </w:pPr>
    </w:p>
    <w:p w14:paraId="0197D67F" w14:textId="5DE6A799" w:rsidR="00E618F5" w:rsidRDefault="005942A1">
      <w:pPr>
        <w:rPr>
          <w:u w:val="single"/>
        </w:rPr>
      </w:pPr>
      <w:r>
        <w:rPr>
          <w:u w:val="single"/>
        </w:rPr>
        <w:t>Testing on human detection algorithm:</w:t>
      </w:r>
    </w:p>
    <w:p w14:paraId="390C7EC9" w14:textId="41473D7A" w:rsidR="00E618F5" w:rsidRDefault="005942A1">
      <w:pPr>
        <w:rPr>
          <w:u w:val="single"/>
        </w:rPr>
      </w:pPr>
      <w:r>
        <w:lastRenderedPageBreak/>
        <w:tab/>
        <w:t xml:space="preserve">The algorithm was expected to infer the presence of human from 16 temperature data points in a 4x4 grid with reasonable speed. The algorithm was supposed to interpret human presence as </w:t>
      </w:r>
      <w:del w:id="441" w:author="Mike Wang" w:date="2017-12-15T15:50:00Z">
        <w:r w:rsidDel="00883CE9">
          <w:delText>boolean</w:delText>
        </w:r>
      </w:del>
      <w:ins w:id="442" w:author="Mike Wang" w:date="2017-12-15T15:50:00Z">
        <w:r w:rsidR="00883CE9">
          <w:t>Boolean</w:t>
        </w:r>
      </w:ins>
      <w:r>
        <w:t xml:space="preserve"> values 0 and 1 (absence and presence). During the actual testing phase, the algorithm worked properly for the first few tries but as the room temperature changed, there was a problem with identifying the correct reference temperature (room temperature) since our algorithm defines a </w:t>
      </w:r>
      <w:r w:rsidRPr="005942A1">
        <w:rPr>
          <w:noProof/>
        </w:rPr>
        <w:t>hard</w:t>
      </w:r>
      <w:r>
        <w:rPr>
          <w:noProof/>
        </w:rPr>
        <w:t>-</w:t>
      </w:r>
      <w:r w:rsidRPr="005942A1">
        <w:rPr>
          <w:noProof/>
        </w:rPr>
        <w:t>coded</w:t>
      </w:r>
      <w:r>
        <w:t xml:space="preserve"> heuristic reference temperature and threshold. In order to compensate for the room temperature change, a calibration phase was added to the algorithm to first calculate the room temperature for the first 20 seconds of starting up phase. The algorithm then continuous tried to update the reference temperature as long as no human presence was detected. The new implementation was tested for hours without issues and became our current version of the </w:t>
      </w:r>
      <w:r w:rsidRPr="005942A1">
        <w:rPr>
          <w:noProof/>
        </w:rPr>
        <w:t>human detection algorithm</w:t>
      </w:r>
      <w:r>
        <w:t>.</w:t>
      </w:r>
    </w:p>
    <w:p w14:paraId="2F68A4C9" w14:textId="77777777" w:rsidR="00E618F5" w:rsidRDefault="00E618F5">
      <w:pPr>
        <w:rPr>
          <w:u w:val="single"/>
        </w:rPr>
      </w:pPr>
    </w:p>
    <w:p w14:paraId="5C868810" w14:textId="77777777" w:rsidR="00E618F5" w:rsidRDefault="005942A1">
      <w:pPr>
        <w:rPr>
          <w:u w:val="single"/>
        </w:rPr>
      </w:pPr>
      <w:r>
        <w:rPr>
          <w:u w:val="single"/>
        </w:rPr>
        <w:t xml:space="preserve">Testing on the </w:t>
      </w:r>
      <w:r w:rsidRPr="005942A1">
        <w:rPr>
          <w:noProof/>
          <w:u w:val="single"/>
        </w:rPr>
        <w:t>connection</w:t>
      </w:r>
      <w:r>
        <w:rPr>
          <w:u w:val="single"/>
        </w:rPr>
        <w:t xml:space="preserve"> between MQTT sender (CC3200) and MQTT receiver (Python script):</w:t>
      </w:r>
    </w:p>
    <w:p w14:paraId="301EADDF" w14:textId="77777777" w:rsidR="00E618F5" w:rsidRDefault="005942A1">
      <w:pPr>
        <w:ind w:firstLine="720"/>
      </w:pPr>
      <w:r>
        <w:t xml:space="preserve">The purpose of this connection stage is to securely send data from the CC3200 to the MQTT server and to receive the data transmitted by the public server using the python script. The difference in the respective computing languages is not a concern because both are independent steps connecting to the black-box MQTT server. </w:t>
      </w:r>
    </w:p>
    <w:p w14:paraId="2401189C" w14:textId="77777777" w:rsidR="00E618F5" w:rsidRDefault="005942A1">
      <w:pPr>
        <w:ind w:firstLine="720"/>
      </w:pPr>
      <w:r>
        <w:t xml:space="preserve">To test the connection between the CC3200 to the MQTT server, we have tried sending various data formats accompanied </w:t>
      </w:r>
      <w:r>
        <w:rPr>
          <w:noProof/>
        </w:rPr>
        <w:t>by</w:t>
      </w:r>
      <w:r>
        <w:t xml:space="preserve"> different quality of service levels. </w:t>
      </w:r>
      <w:r w:rsidRPr="005942A1">
        <w:rPr>
          <w:noProof/>
        </w:rPr>
        <w:t>Consequently</w:t>
      </w:r>
      <w:r>
        <w:rPr>
          <w:noProof/>
        </w:rPr>
        <w:t>,</w:t>
      </w:r>
      <w:r>
        <w:t xml:space="preserve"> we have observed many combinations that lead to different sending and receiving times. In addition, we would also receive </w:t>
      </w:r>
      <w:r w:rsidRPr="005942A1">
        <w:rPr>
          <w:noProof/>
        </w:rPr>
        <w:t>ack</w:t>
      </w:r>
      <w:r>
        <w:t xml:space="preserve"> responses from the MQTT server to indicate the success of the sending of our data.</w:t>
      </w:r>
    </w:p>
    <w:p w14:paraId="5919CEEB" w14:textId="77777777" w:rsidR="00E618F5" w:rsidRDefault="005942A1">
      <w:pPr>
        <w:ind w:firstLine="720"/>
      </w:pPr>
      <w:r>
        <w:t xml:space="preserve">To test the connection between the MQTT server and the python script, we have first tested receiving data from a public channel. Since there is constant data sent by anonymous individuals, we should expect to receive random data. The data is received almost instantaneously, as we have </w:t>
      </w:r>
      <w:r w:rsidRPr="005942A1">
        <w:rPr>
          <w:noProof/>
        </w:rPr>
        <w:t>e</w:t>
      </w:r>
      <w:r>
        <w:rPr>
          <w:noProof/>
        </w:rPr>
        <w:t>x</w:t>
      </w:r>
      <w:r w:rsidRPr="005942A1">
        <w:rPr>
          <w:noProof/>
        </w:rPr>
        <w:t>pected</w:t>
      </w:r>
      <w:r>
        <w:t>.</w:t>
      </w:r>
    </w:p>
    <w:p w14:paraId="4E23FAB1" w14:textId="77777777" w:rsidR="00E618F5" w:rsidRDefault="005942A1">
      <w:pPr>
        <w:ind w:firstLine="720"/>
      </w:pPr>
      <w:r>
        <w:t xml:space="preserve">After the initial success, we have tested sending and receiving data through a predefined channel, ‘UVAFOURIER’. This is a challenge to us because we have to not only send and receive the data in a timely manner but also ensure the consistency of the data format to bring usability of the data. </w:t>
      </w:r>
    </w:p>
    <w:p w14:paraId="555532AA" w14:textId="77777777" w:rsidR="00E618F5" w:rsidRDefault="00E618F5"/>
    <w:p w14:paraId="40857FD8" w14:textId="77777777" w:rsidR="00E618F5" w:rsidRDefault="005942A1">
      <w:pPr>
        <w:rPr>
          <w:u w:val="single"/>
        </w:rPr>
      </w:pPr>
      <w:r>
        <w:rPr>
          <w:u w:val="single"/>
        </w:rPr>
        <w:t xml:space="preserve">Testing on data visualization and displaying in a </w:t>
      </w:r>
      <w:r w:rsidRPr="005942A1">
        <w:rPr>
          <w:noProof/>
          <w:u w:val="single"/>
        </w:rPr>
        <w:t>web application</w:t>
      </w:r>
      <w:r>
        <w:rPr>
          <w:u w:val="single"/>
        </w:rPr>
        <w:t>:</w:t>
      </w:r>
    </w:p>
    <w:p w14:paraId="5C86645F" w14:textId="77777777" w:rsidR="00E618F5" w:rsidRDefault="005942A1">
      <w:pPr>
        <w:ind w:firstLine="720"/>
      </w:pPr>
      <w:r>
        <w:t>The purpose of our last stage is to deliver our final product’s user interface. The web application is where people can access and use our project, so its testing becomes crucial.</w:t>
      </w:r>
    </w:p>
    <w:p w14:paraId="2AC587B9" w14:textId="1E70D46F" w:rsidR="00E618F5" w:rsidRDefault="005942A1">
      <w:pPr>
        <w:ind w:firstLine="720"/>
      </w:pPr>
      <w:r>
        <w:t xml:space="preserve">To test the data visualization, I created a logic block that converts received string values to a certain color. More specifically, the empty seat, occupied seat and undetermined seat will be converted </w:t>
      </w:r>
      <w:del w:id="443" w:author="Mike Wang" w:date="2017-12-15T15:51:00Z">
        <w:r w:rsidDel="00883CE9">
          <w:delText>to</w:delText>
        </w:r>
      </w:del>
      <w:ins w:id="444" w:author="Mike Wang" w:date="2017-12-15T15:51:00Z">
        <w:r w:rsidR="00883CE9">
          <w:t>to</w:t>
        </w:r>
      </w:ins>
      <w:r>
        <w:t xml:space="preserve"> green, red and yellow.</w:t>
      </w:r>
    </w:p>
    <w:p w14:paraId="76F49DAB" w14:textId="77777777" w:rsidR="00E618F5" w:rsidRDefault="005942A1">
      <w:pPr>
        <w:ind w:firstLine="720"/>
      </w:pPr>
      <w:r>
        <w:lastRenderedPageBreak/>
        <w:t>To test the display, I applied a method of unit testing, where I fed the web page with controlled dummy data wrapped inside JSON. Since we have the full control of the input data, we can toggle the display and test all cases out without waiting for the corresponding real data.</w:t>
      </w:r>
    </w:p>
    <w:p w14:paraId="2151A4AE" w14:textId="77777777" w:rsidR="00E618F5" w:rsidRDefault="005942A1">
      <w:pPr>
        <w:ind w:firstLine="720"/>
      </w:pPr>
      <w:r>
        <w:t xml:space="preserve">Finally, our deployment also made use of continuous integration, which is also a testing on our code. If there </w:t>
      </w:r>
      <w:r w:rsidRPr="005942A1">
        <w:rPr>
          <w:noProof/>
        </w:rPr>
        <w:t>happen</w:t>
      </w:r>
      <w:r>
        <w:t xml:space="preserve"> to be some bugs, they will be detected and developers will be notified before the code goes live.</w:t>
      </w:r>
    </w:p>
    <w:p w14:paraId="54276EEB" w14:textId="77777777" w:rsidR="00E618F5" w:rsidRDefault="00E618F5"/>
    <w:p w14:paraId="07D700B2" w14:textId="77777777" w:rsidR="00E618F5" w:rsidRDefault="005942A1">
      <w:pPr>
        <w:pStyle w:val="Heading2"/>
      </w:pPr>
      <w:bookmarkStart w:id="445" w:name="_wyu7hwf9v5t0" w:colFirst="0" w:colLast="0"/>
      <w:bookmarkStart w:id="446" w:name="_Toc501116546"/>
      <w:bookmarkStart w:id="447" w:name="_Toc501116880"/>
      <w:bookmarkEnd w:id="445"/>
      <w:r>
        <w:t>Final Results</w:t>
      </w:r>
      <w:bookmarkEnd w:id="446"/>
      <w:bookmarkEnd w:id="447"/>
    </w:p>
    <w:p w14:paraId="5E425F8A" w14:textId="77777777" w:rsidR="00E618F5" w:rsidRDefault="00E618F5"/>
    <w:p w14:paraId="335817C9" w14:textId="77777777" w:rsidR="00E618F5" w:rsidRDefault="005942A1">
      <w:pPr>
        <w:ind w:firstLine="720"/>
      </w:pPr>
      <w:r>
        <w:t xml:space="preserve">Our final project performed very well compared to our initial expectations in the proposal. The Seat Detecting System is able to accurately assess the presence of humans in the designated seating area and consistently transmit this data to the client </w:t>
      </w:r>
      <w:r w:rsidRPr="005942A1">
        <w:rPr>
          <w:noProof/>
        </w:rPr>
        <w:t>web</w:t>
      </w:r>
      <w:r>
        <w:rPr>
          <w:noProof/>
        </w:rPr>
        <w:t xml:space="preserve"> </w:t>
      </w:r>
      <w:r w:rsidRPr="005942A1">
        <w:rPr>
          <w:noProof/>
        </w:rPr>
        <w:t>pages</w:t>
      </w:r>
      <w:r>
        <w:t xml:space="preserve">. In other words, a student can go on to the specified website and check if there is </w:t>
      </w:r>
      <w:r w:rsidRPr="005942A1">
        <w:rPr>
          <w:noProof/>
        </w:rPr>
        <w:t>an</w:t>
      </w:r>
      <w:r>
        <w:t xml:space="preserve"> unoccupied seat in the building. Based on the result, the student could either happily find a seat to study, or save 20 minutes of his time looking for </w:t>
      </w:r>
      <w:r w:rsidRPr="00615F0D">
        <w:rPr>
          <w:noProof/>
        </w:rPr>
        <w:t>a</w:t>
      </w:r>
      <w:r>
        <w:t xml:space="preserve"> nonexistent empty seat by moving on to another building to look for unoccupied study spots. </w:t>
      </w:r>
    </w:p>
    <w:p w14:paraId="55954E03" w14:textId="77777777" w:rsidR="00E618F5" w:rsidDel="00883CE9" w:rsidRDefault="005942A1">
      <w:pPr>
        <w:ind w:firstLine="720"/>
        <w:rPr>
          <w:del w:id="448" w:author="Mike Wang" w:date="2017-12-15T15:51:00Z"/>
        </w:rPr>
      </w:pPr>
      <w:r>
        <w:t xml:space="preserve">The only drawback to our system is the refreshing time of our webpage is about 10 seconds instead of instant time. This is due to slow transmission of data through our predefined channel. This problem could possibly be avoided by utilizing a paid server data transmission service. Although the short lag is not as ideal as instant speed, it is definitely acceptable in a client perspective. As a whole, our team </w:t>
      </w:r>
      <w:r w:rsidR="00615F0D">
        <w:t>h</w:t>
      </w:r>
      <w:r w:rsidRPr="00615F0D">
        <w:rPr>
          <w:noProof/>
        </w:rPr>
        <w:t>as</w:t>
      </w:r>
      <w:r>
        <w:t xml:space="preserve"> exceeded above and beyond our predefined success </w:t>
      </w:r>
      <w:r w:rsidRPr="00615F0D">
        <w:rPr>
          <w:noProof/>
        </w:rPr>
        <w:t>criteria</w:t>
      </w:r>
      <w:r>
        <w:t xml:space="preserve"> shown </w:t>
      </w:r>
      <w:r w:rsidRPr="00615F0D">
        <w:rPr>
          <w:noProof/>
        </w:rPr>
        <w:t>below.</w:t>
      </w:r>
    </w:p>
    <w:p w14:paraId="5BDEBAAE" w14:textId="77777777" w:rsidR="00E618F5" w:rsidRDefault="00E618F5">
      <w:pPr>
        <w:ind w:firstLine="720"/>
        <w:pPrChange w:id="449" w:author="Mike Wang" w:date="2017-12-15T15:51:00Z">
          <w:pPr/>
        </w:pPrChange>
      </w:pPr>
    </w:p>
    <w:p w14:paraId="0AAC8D24" w14:textId="77777777" w:rsidR="00E618F5" w:rsidRDefault="005942A1">
      <w:pPr>
        <w:numPr>
          <w:ilvl w:val="0"/>
          <w:numId w:val="1"/>
        </w:numPr>
        <w:spacing w:after="0" w:line="360" w:lineRule="auto"/>
        <w:contextualSpacing/>
        <w:rPr>
          <w:sz w:val="22"/>
          <w:szCs w:val="22"/>
        </w:rPr>
      </w:pPr>
      <w:r>
        <w:t>The device, embedded with</w:t>
      </w:r>
      <w:r w:rsidR="00615F0D">
        <w:t xml:space="preserve"> the</w:t>
      </w:r>
      <w:r>
        <w:t xml:space="preserve"> </w:t>
      </w:r>
      <w:r w:rsidR="00615F0D">
        <w:rPr>
          <w:noProof/>
        </w:rPr>
        <w:t>t</w:t>
      </w:r>
      <w:r w:rsidRPr="00615F0D">
        <w:rPr>
          <w:noProof/>
        </w:rPr>
        <w:t>hermal sensor</w:t>
      </w:r>
      <w:r>
        <w:t xml:space="preserve"> and Wi-Fi connection, is able to communicate to the server.</w:t>
      </w:r>
    </w:p>
    <w:p w14:paraId="18AF4F15" w14:textId="77777777" w:rsidR="00E618F5" w:rsidRDefault="00615F0D">
      <w:pPr>
        <w:numPr>
          <w:ilvl w:val="0"/>
          <w:numId w:val="1"/>
        </w:numPr>
        <w:spacing w:after="0" w:line="360" w:lineRule="auto"/>
        <w:contextualSpacing/>
        <w:rPr>
          <w:sz w:val="22"/>
          <w:szCs w:val="22"/>
        </w:rPr>
      </w:pPr>
      <w:r>
        <w:rPr>
          <w:noProof/>
        </w:rPr>
        <w:t>The s</w:t>
      </w:r>
      <w:r w:rsidR="005942A1" w:rsidRPr="00615F0D">
        <w:rPr>
          <w:noProof/>
        </w:rPr>
        <w:t>erver</w:t>
      </w:r>
      <w:r w:rsidR="005942A1">
        <w:t xml:space="preserve"> receives</w:t>
      </w:r>
      <w:r>
        <w:t xml:space="preserve"> a</w:t>
      </w:r>
      <w:r w:rsidR="005942A1">
        <w:t xml:space="preserve"> </w:t>
      </w:r>
      <w:r w:rsidR="005942A1" w:rsidRPr="00615F0D">
        <w:rPr>
          <w:noProof/>
        </w:rPr>
        <w:t>signal</w:t>
      </w:r>
      <w:r w:rsidR="005942A1">
        <w:t xml:space="preserve"> from </w:t>
      </w:r>
      <w:r w:rsidR="005942A1" w:rsidRPr="00615F0D">
        <w:rPr>
          <w:noProof/>
        </w:rPr>
        <w:t>e</w:t>
      </w:r>
      <w:r>
        <w:rPr>
          <w:noProof/>
        </w:rPr>
        <w:t>very</w:t>
      </w:r>
      <w:r w:rsidR="005942A1">
        <w:t xml:space="preserve"> single device and </w:t>
      </w:r>
      <w:r w:rsidR="005942A1" w:rsidRPr="00615F0D">
        <w:rPr>
          <w:noProof/>
        </w:rPr>
        <w:t>display</w:t>
      </w:r>
      <w:r>
        <w:rPr>
          <w:noProof/>
        </w:rPr>
        <w:t>s</w:t>
      </w:r>
      <w:r w:rsidR="005942A1">
        <w:t xml:space="preserve"> correct information to</w:t>
      </w:r>
      <w:r>
        <w:t xml:space="preserve"> the</w:t>
      </w:r>
      <w:r w:rsidR="005942A1">
        <w:t xml:space="preserve"> </w:t>
      </w:r>
      <w:r w:rsidR="005942A1" w:rsidRPr="00615F0D">
        <w:rPr>
          <w:noProof/>
        </w:rPr>
        <w:t>user</w:t>
      </w:r>
      <w:r w:rsidR="005942A1">
        <w:t xml:space="preserve"> on webpages or app.</w:t>
      </w:r>
    </w:p>
    <w:p w14:paraId="1879AA87" w14:textId="77777777" w:rsidR="00E618F5" w:rsidRDefault="005942A1">
      <w:pPr>
        <w:numPr>
          <w:ilvl w:val="0"/>
          <w:numId w:val="1"/>
        </w:numPr>
        <w:spacing w:after="0" w:line="360" w:lineRule="auto"/>
        <w:contextualSpacing/>
        <w:rPr>
          <w:sz w:val="22"/>
          <w:szCs w:val="22"/>
        </w:rPr>
      </w:pPr>
      <w:r>
        <w:t>A:</w:t>
      </w:r>
    </w:p>
    <w:p w14:paraId="0E8FC4FA" w14:textId="77777777" w:rsidR="00E618F5" w:rsidRDefault="005942A1">
      <w:pPr>
        <w:numPr>
          <w:ilvl w:val="0"/>
          <w:numId w:val="2"/>
        </w:numPr>
        <w:spacing w:after="0" w:line="360" w:lineRule="auto"/>
        <w:contextualSpacing/>
        <w:rPr>
          <w:sz w:val="22"/>
          <w:szCs w:val="22"/>
        </w:rPr>
      </w:pPr>
      <w:r>
        <w:t xml:space="preserve">All features are correctly implemented </w:t>
      </w:r>
    </w:p>
    <w:p w14:paraId="3C846CAF" w14:textId="77777777" w:rsidR="00E618F5" w:rsidRDefault="005942A1">
      <w:pPr>
        <w:numPr>
          <w:ilvl w:val="0"/>
          <w:numId w:val="2"/>
        </w:numPr>
        <w:spacing w:after="0" w:line="360" w:lineRule="auto"/>
        <w:contextualSpacing/>
        <w:rPr>
          <w:sz w:val="22"/>
          <w:szCs w:val="22"/>
        </w:rPr>
      </w:pPr>
      <w:r>
        <w:t>The detector sends correct signal to online server</w:t>
      </w:r>
    </w:p>
    <w:p w14:paraId="3F4A4273" w14:textId="77777777" w:rsidR="00E618F5" w:rsidRDefault="005942A1">
      <w:pPr>
        <w:numPr>
          <w:ilvl w:val="0"/>
          <w:numId w:val="2"/>
        </w:numPr>
        <w:spacing w:after="0" w:line="360" w:lineRule="auto"/>
        <w:contextualSpacing/>
        <w:rPr>
          <w:sz w:val="22"/>
          <w:szCs w:val="22"/>
        </w:rPr>
      </w:pPr>
      <w:r w:rsidRPr="00615F0D">
        <w:rPr>
          <w:noProof/>
        </w:rPr>
        <w:t>End</w:t>
      </w:r>
      <w:r w:rsidR="00615F0D">
        <w:rPr>
          <w:noProof/>
        </w:rPr>
        <w:t>-</w:t>
      </w:r>
      <w:r w:rsidRPr="00615F0D">
        <w:rPr>
          <w:noProof/>
        </w:rPr>
        <w:t>host</w:t>
      </w:r>
      <w:r>
        <w:t xml:space="preserve"> receives signal and shows seat availability</w:t>
      </w:r>
    </w:p>
    <w:p w14:paraId="1EE41D8E" w14:textId="77777777" w:rsidR="00E618F5" w:rsidRDefault="005942A1">
      <w:pPr>
        <w:numPr>
          <w:ilvl w:val="0"/>
          <w:numId w:val="3"/>
        </w:numPr>
        <w:spacing w:after="0" w:line="360" w:lineRule="auto"/>
        <w:contextualSpacing/>
        <w:rPr>
          <w:sz w:val="22"/>
          <w:szCs w:val="22"/>
        </w:rPr>
      </w:pPr>
      <w:r>
        <w:t xml:space="preserve"> B:</w:t>
      </w:r>
    </w:p>
    <w:p w14:paraId="304E9A04" w14:textId="77777777" w:rsidR="00E618F5" w:rsidRDefault="005942A1">
      <w:pPr>
        <w:numPr>
          <w:ilvl w:val="0"/>
          <w:numId w:val="5"/>
        </w:numPr>
        <w:spacing w:after="0" w:line="360" w:lineRule="auto"/>
        <w:contextualSpacing/>
        <w:rPr>
          <w:sz w:val="22"/>
          <w:szCs w:val="22"/>
        </w:rPr>
      </w:pPr>
      <w:r>
        <w:t>One or two features are missing</w:t>
      </w:r>
    </w:p>
    <w:p w14:paraId="52776597" w14:textId="77777777" w:rsidR="00E618F5" w:rsidRDefault="005942A1">
      <w:pPr>
        <w:numPr>
          <w:ilvl w:val="0"/>
          <w:numId w:val="5"/>
        </w:numPr>
        <w:spacing w:after="0" w:line="360" w:lineRule="auto"/>
        <w:contextualSpacing/>
        <w:rPr>
          <w:sz w:val="22"/>
          <w:szCs w:val="22"/>
        </w:rPr>
      </w:pPr>
      <w:r>
        <w:t xml:space="preserve">The detector has some flaws </w:t>
      </w:r>
      <w:r w:rsidR="00615F0D">
        <w:rPr>
          <w:noProof/>
        </w:rPr>
        <w:t>i</w:t>
      </w:r>
      <w:r w:rsidRPr="00615F0D">
        <w:rPr>
          <w:noProof/>
        </w:rPr>
        <w:t>n</w:t>
      </w:r>
      <w:r>
        <w:t xml:space="preserve"> detecting occupancy of seats. </w:t>
      </w:r>
    </w:p>
    <w:p w14:paraId="49813F66" w14:textId="77777777" w:rsidR="00E618F5" w:rsidRDefault="005942A1">
      <w:pPr>
        <w:numPr>
          <w:ilvl w:val="0"/>
          <w:numId w:val="6"/>
        </w:numPr>
        <w:spacing w:after="0" w:line="360" w:lineRule="auto"/>
        <w:contextualSpacing/>
        <w:rPr>
          <w:sz w:val="22"/>
          <w:szCs w:val="22"/>
        </w:rPr>
      </w:pPr>
      <w:r>
        <w:t xml:space="preserve"> C:</w:t>
      </w:r>
    </w:p>
    <w:p w14:paraId="7E6A1B52" w14:textId="77777777" w:rsidR="00E618F5" w:rsidRDefault="005942A1">
      <w:pPr>
        <w:numPr>
          <w:ilvl w:val="0"/>
          <w:numId w:val="7"/>
        </w:numPr>
        <w:spacing w:after="0" w:line="360" w:lineRule="auto"/>
        <w:contextualSpacing/>
        <w:rPr>
          <w:sz w:val="22"/>
          <w:szCs w:val="22"/>
        </w:rPr>
      </w:pPr>
      <w:r>
        <w:lastRenderedPageBreak/>
        <w:t>The device detects with flaws</w:t>
      </w:r>
    </w:p>
    <w:p w14:paraId="47A70EE0" w14:textId="77777777" w:rsidR="00E618F5" w:rsidRDefault="005942A1">
      <w:pPr>
        <w:numPr>
          <w:ilvl w:val="0"/>
          <w:numId w:val="7"/>
        </w:numPr>
        <w:spacing w:after="0" w:line="360" w:lineRule="auto"/>
        <w:contextualSpacing/>
        <w:rPr>
          <w:sz w:val="22"/>
          <w:szCs w:val="22"/>
        </w:rPr>
      </w:pPr>
      <w:bookmarkStart w:id="450" w:name="_2s8eyo1" w:colFirst="0" w:colLast="0"/>
      <w:bookmarkEnd w:id="450"/>
      <w:r>
        <w:t>Wi-Fi connection is not stable for device or central display</w:t>
      </w:r>
    </w:p>
    <w:p w14:paraId="6EF28B67" w14:textId="77777777" w:rsidR="00E618F5" w:rsidDel="00883CE9" w:rsidRDefault="00E618F5">
      <w:pPr>
        <w:pStyle w:val="Heading2"/>
        <w:rPr>
          <w:del w:id="451" w:author="Mike Wang" w:date="2017-12-15T15:51:00Z"/>
        </w:rPr>
      </w:pPr>
      <w:bookmarkStart w:id="452" w:name="_pxm3w68sa2t2" w:colFirst="0" w:colLast="0"/>
      <w:bookmarkEnd w:id="452"/>
    </w:p>
    <w:p w14:paraId="69DADB10" w14:textId="77777777" w:rsidR="00E618F5" w:rsidDel="00883CE9" w:rsidRDefault="00E618F5">
      <w:pPr>
        <w:pStyle w:val="Heading2"/>
        <w:rPr>
          <w:del w:id="453" w:author="Mike Wang" w:date="2017-12-15T15:51:00Z"/>
        </w:rPr>
      </w:pPr>
      <w:bookmarkStart w:id="454" w:name="_95wwucmb2gd7" w:colFirst="0" w:colLast="0"/>
      <w:bookmarkStart w:id="455" w:name="_ldv341wco5nm" w:colFirst="0" w:colLast="0"/>
      <w:bookmarkEnd w:id="454"/>
      <w:bookmarkEnd w:id="455"/>
    </w:p>
    <w:p w14:paraId="0C12DD57" w14:textId="11801BDC" w:rsidR="00E618F5" w:rsidRDefault="005942A1">
      <w:pPr>
        <w:pStyle w:val="Heading2"/>
      </w:pPr>
      <w:bookmarkStart w:id="456" w:name="_Toc501116547"/>
      <w:bookmarkStart w:id="457" w:name="_Toc501116881"/>
      <w:r>
        <w:t>Costs</w:t>
      </w:r>
      <w:bookmarkEnd w:id="456"/>
      <w:bookmarkEnd w:id="457"/>
    </w:p>
    <w:p w14:paraId="4AC214FE" w14:textId="77777777" w:rsidR="00E618F5" w:rsidRDefault="00E618F5">
      <w:pPr>
        <w:spacing w:after="0" w:line="360" w:lineRule="auto"/>
        <w:jc w:val="both"/>
        <w:rPr>
          <w:sz w:val="22"/>
          <w:szCs w:val="22"/>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618F5" w14:paraId="1E0A58CC" w14:textId="77777777">
        <w:tc>
          <w:tcPr>
            <w:tcW w:w="1872" w:type="dxa"/>
            <w:shd w:val="clear" w:color="auto" w:fill="auto"/>
            <w:tcMar>
              <w:top w:w="100" w:type="dxa"/>
              <w:left w:w="100" w:type="dxa"/>
              <w:bottom w:w="100" w:type="dxa"/>
              <w:right w:w="100" w:type="dxa"/>
            </w:tcMar>
          </w:tcPr>
          <w:p w14:paraId="12AC2B91" w14:textId="77777777" w:rsidR="00E618F5" w:rsidRDefault="005942A1">
            <w:pPr>
              <w:widowControl w:val="0"/>
              <w:spacing w:after="0" w:line="240" w:lineRule="auto"/>
              <w:rPr>
                <w:sz w:val="22"/>
                <w:szCs w:val="22"/>
              </w:rPr>
            </w:pPr>
            <w:r>
              <w:rPr>
                <w:sz w:val="22"/>
                <w:szCs w:val="22"/>
              </w:rPr>
              <w:t>Component Name</w:t>
            </w:r>
          </w:p>
        </w:tc>
        <w:tc>
          <w:tcPr>
            <w:tcW w:w="1872" w:type="dxa"/>
            <w:shd w:val="clear" w:color="auto" w:fill="auto"/>
            <w:tcMar>
              <w:top w:w="100" w:type="dxa"/>
              <w:left w:w="100" w:type="dxa"/>
              <w:bottom w:w="100" w:type="dxa"/>
              <w:right w:w="100" w:type="dxa"/>
            </w:tcMar>
          </w:tcPr>
          <w:p w14:paraId="7210249A" w14:textId="77777777" w:rsidR="00E618F5" w:rsidRDefault="005942A1">
            <w:pPr>
              <w:widowControl w:val="0"/>
              <w:spacing w:after="0" w:line="240" w:lineRule="auto"/>
              <w:rPr>
                <w:sz w:val="22"/>
                <w:szCs w:val="22"/>
              </w:rPr>
            </w:pPr>
            <w:r>
              <w:rPr>
                <w:sz w:val="22"/>
                <w:szCs w:val="22"/>
              </w:rPr>
              <w:t>Supplier</w:t>
            </w:r>
          </w:p>
        </w:tc>
        <w:tc>
          <w:tcPr>
            <w:tcW w:w="1872" w:type="dxa"/>
            <w:shd w:val="clear" w:color="auto" w:fill="auto"/>
            <w:tcMar>
              <w:top w:w="100" w:type="dxa"/>
              <w:left w:w="100" w:type="dxa"/>
              <w:bottom w:w="100" w:type="dxa"/>
              <w:right w:w="100" w:type="dxa"/>
            </w:tcMar>
          </w:tcPr>
          <w:p w14:paraId="70591A5C" w14:textId="77777777" w:rsidR="00E618F5" w:rsidRDefault="005942A1">
            <w:pPr>
              <w:widowControl w:val="0"/>
              <w:spacing w:after="0" w:line="240" w:lineRule="auto"/>
              <w:rPr>
                <w:sz w:val="22"/>
                <w:szCs w:val="22"/>
              </w:rPr>
            </w:pPr>
            <w:r>
              <w:rPr>
                <w:sz w:val="22"/>
                <w:szCs w:val="22"/>
              </w:rPr>
              <w:t>Quantity</w:t>
            </w:r>
          </w:p>
        </w:tc>
        <w:tc>
          <w:tcPr>
            <w:tcW w:w="1872" w:type="dxa"/>
            <w:shd w:val="clear" w:color="auto" w:fill="auto"/>
            <w:tcMar>
              <w:top w:w="100" w:type="dxa"/>
              <w:left w:w="100" w:type="dxa"/>
              <w:bottom w:w="100" w:type="dxa"/>
              <w:right w:w="100" w:type="dxa"/>
            </w:tcMar>
          </w:tcPr>
          <w:p w14:paraId="25552359" w14:textId="77777777" w:rsidR="00E618F5" w:rsidRDefault="005942A1">
            <w:pPr>
              <w:widowControl w:val="0"/>
              <w:spacing w:after="0" w:line="240" w:lineRule="auto"/>
              <w:rPr>
                <w:sz w:val="22"/>
                <w:szCs w:val="22"/>
              </w:rPr>
            </w:pPr>
            <w:r>
              <w:rPr>
                <w:sz w:val="22"/>
                <w:szCs w:val="22"/>
              </w:rPr>
              <w:t>Unit Price</w:t>
            </w:r>
          </w:p>
        </w:tc>
        <w:tc>
          <w:tcPr>
            <w:tcW w:w="1872" w:type="dxa"/>
            <w:shd w:val="clear" w:color="auto" w:fill="auto"/>
            <w:tcMar>
              <w:top w:w="100" w:type="dxa"/>
              <w:left w:w="100" w:type="dxa"/>
              <w:bottom w:w="100" w:type="dxa"/>
              <w:right w:w="100" w:type="dxa"/>
            </w:tcMar>
          </w:tcPr>
          <w:p w14:paraId="4E39E4C6" w14:textId="77777777" w:rsidR="00E618F5" w:rsidRDefault="005942A1">
            <w:pPr>
              <w:widowControl w:val="0"/>
              <w:spacing w:after="0" w:line="240" w:lineRule="auto"/>
              <w:rPr>
                <w:sz w:val="22"/>
                <w:szCs w:val="22"/>
              </w:rPr>
            </w:pPr>
            <w:r>
              <w:rPr>
                <w:sz w:val="22"/>
                <w:szCs w:val="22"/>
              </w:rPr>
              <w:t>Total Price</w:t>
            </w:r>
          </w:p>
        </w:tc>
      </w:tr>
      <w:tr w:rsidR="00E618F5" w14:paraId="63111A79" w14:textId="77777777">
        <w:tc>
          <w:tcPr>
            <w:tcW w:w="1872" w:type="dxa"/>
            <w:shd w:val="clear" w:color="auto" w:fill="auto"/>
            <w:tcMar>
              <w:top w:w="100" w:type="dxa"/>
              <w:left w:w="100" w:type="dxa"/>
              <w:bottom w:w="100" w:type="dxa"/>
              <w:right w:w="100" w:type="dxa"/>
            </w:tcMar>
          </w:tcPr>
          <w:p w14:paraId="0DFD4DEC" w14:textId="77777777" w:rsidR="00E618F5" w:rsidRDefault="005942A1">
            <w:pPr>
              <w:widowControl w:val="0"/>
              <w:spacing w:after="0" w:line="240" w:lineRule="auto"/>
              <w:rPr>
                <w:sz w:val="22"/>
                <w:szCs w:val="22"/>
              </w:rPr>
            </w:pPr>
            <w:r>
              <w:rPr>
                <w:sz w:val="22"/>
                <w:szCs w:val="22"/>
              </w:rPr>
              <w:t>D6T Sensor</w:t>
            </w:r>
          </w:p>
        </w:tc>
        <w:tc>
          <w:tcPr>
            <w:tcW w:w="1872" w:type="dxa"/>
            <w:shd w:val="clear" w:color="auto" w:fill="auto"/>
            <w:tcMar>
              <w:top w:w="100" w:type="dxa"/>
              <w:left w:w="100" w:type="dxa"/>
              <w:bottom w:w="100" w:type="dxa"/>
              <w:right w:w="100" w:type="dxa"/>
            </w:tcMar>
          </w:tcPr>
          <w:p w14:paraId="49A318F9" w14:textId="77777777" w:rsidR="00E618F5" w:rsidRDefault="005942A1">
            <w:pPr>
              <w:widowControl w:val="0"/>
              <w:spacing w:after="0" w:line="240" w:lineRule="auto"/>
              <w:rPr>
                <w:sz w:val="22"/>
                <w:szCs w:val="22"/>
              </w:rPr>
            </w:pPr>
            <w:r>
              <w:rPr>
                <w:sz w:val="22"/>
                <w:szCs w:val="22"/>
              </w:rPr>
              <w:t>Digikey</w:t>
            </w:r>
          </w:p>
        </w:tc>
        <w:tc>
          <w:tcPr>
            <w:tcW w:w="1872" w:type="dxa"/>
            <w:shd w:val="clear" w:color="auto" w:fill="auto"/>
            <w:tcMar>
              <w:top w:w="100" w:type="dxa"/>
              <w:left w:w="100" w:type="dxa"/>
              <w:bottom w:w="100" w:type="dxa"/>
              <w:right w:w="100" w:type="dxa"/>
            </w:tcMar>
          </w:tcPr>
          <w:p w14:paraId="1101D1D1"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0DDAEBBC" w14:textId="77777777" w:rsidR="00E618F5" w:rsidRDefault="005942A1">
            <w:pPr>
              <w:widowControl w:val="0"/>
              <w:spacing w:after="0" w:line="240" w:lineRule="auto"/>
              <w:rPr>
                <w:sz w:val="22"/>
                <w:szCs w:val="22"/>
              </w:rPr>
            </w:pPr>
            <w:r>
              <w:rPr>
                <w:sz w:val="22"/>
                <w:szCs w:val="22"/>
              </w:rPr>
              <w:t>$52</w:t>
            </w:r>
          </w:p>
        </w:tc>
        <w:tc>
          <w:tcPr>
            <w:tcW w:w="1872" w:type="dxa"/>
            <w:shd w:val="clear" w:color="auto" w:fill="auto"/>
            <w:tcMar>
              <w:top w:w="100" w:type="dxa"/>
              <w:left w:w="100" w:type="dxa"/>
              <w:bottom w:w="100" w:type="dxa"/>
              <w:right w:w="100" w:type="dxa"/>
            </w:tcMar>
          </w:tcPr>
          <w:p w14:paraId="2292569A" w14:textId="77777777" w:rsidR="00E618F5" w:rsidRDefault="005942A1">
            <w:pPr>
              <w:widowControl w:val="0"/>
              <w:spacing w:after="0" w:line="240" w:lineRule="auto"/>
              <w:rPr>
                <w:sz w:val="22"/>
                <w:szCs w:val="22"/>
              </w:rPr>
            </w:pPr>
            <w:r>
              <w:rPr>
                <w:sz w:val="22"/>
                <w:szCs w:val="22"/>
              </w:rPr>
              <w:t>$52</w:t>
            </w:r>
          </w:p>
        </w:tc>
      </w:tr>
      <w:tr w:rsidR="00E618F5" w14:paraId="27C73B32" w14:textId="77777777">
        <w:tc>
          <w:tcPr>
            <w:tcW w:w="1872" w:type="dxa"/>
            <w:shd w:val="clear" w:color="auto" w:fill="auto"/>
            <w:tcMar>
              <w:top w:w="100" w:type="dxa"/>
              <w:left w:w="100" w:type="dxa"/>
              <w:bottom w:w="100" w:type="dxa"/>
              <w:right w:w="100" w:type="dxa"/>
            </w:tcMar>
          </w:tcPr>
          <w:p w14:paraId="22318D91" w14:textId="77777777" w:rsidR="00E618F5" w:rsidRDefault="005942A1">
            <w:pPr>
              <w:widowControl w:val="0"/>
              <w:spacing w:after="0" w:line="240" w:lineRule="auto"/>
              <w:rPr>
                <w:sz w:val="22"/>
                <w:szCs w:val="22"/>
              </w:rPr>
            </w:pPr>
            <w:r>
              <w:rPr>
                <w:sz w:val="22"/>
                <w:szCs w:val="22"/>
              </w:rPr>
              <w:t>3D printed case</w:t>
            </w:r>
          </w:p>
        </w:tc>
        <w:tc>
          <w:tcPr>
            <w:tcW w:w="1872" w:type="dxa"/>
            <w:shd w:val="clear" w:color="auto" w:fill="auto"/>
            <w:tcMar>
              <w:top w:w="100" w:type="dxa"/>
              <w:left w:w="100" w:type="dxa"/>
              <w:bottom w:w="100" w:type="dxa"/>
              <w:right w:w="100" w:type="dxa"/>
            </w:tcMar>
          </w:tcPr>
          <w:p w14:paraId="6210C5F2" w14:textId="77777777" w:rsidR="00E618F5" w:rsidRDefault="005942A1">
            <w:pPr>
              <w:widowControl w:val="0"/>
              <w:spacing w:after="0" w:line="240" w:lineRule="auto"/>
              <w:rPr>
                <w:sz w:val="22"/>
                <w:szCs w:val="22"/>
              </w:rPr>
            </w:pPr>
            <w:r>
              <w:rPr>
                <w:sz w:val="22"/>
                <w:szCs w:val="22"/>
              </w:rPr>
              <w:t>NI Lab</w:t>
            </w:r>
          </w:p>
        </w:tc>
        <w:tc>
          <w:tcPr>
            <w:tcW w:w="1872" w:type="dxa"/>
            <w:shd w:val="clear" w:color="auto" w:fill="auto"/>
            <w:tcMar>
              <w:top w:w="100" w:type="dxa"/>
              <w:left w:w="100" w:type="dxa"/>
              <w:bottom w:w="100" w:type="dxa"/>
              <w:right w:w="100" w:type="dxa"/>
            </w:tcMar>
          </w:tcPr>
          <w:p w14:paraId="3886BFB0"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2474968F" w14:textId="77777777" w:rsidR="00E618F5" w:rsidRDefault="005942A1">
            <w:pPr>
              <w:widowControl w:val="0"/>
              <w:spacing w:after="0" w:line="240" w:lineRule="auto"/>
              <w:rPr>
                <w:sz w:val="22"/>
                <w:szCs w:val="22"/>
              </w:rPr>
            </w:pPr>
            <w:r>
              <w:rPr>
                <w:sz w:val="22"/>
                <w:szCs w:val="22"/>
              </w:rPr>
              <w:t>$20 (estimate)</w:t>
            </w:r>
          </w:p>
        </w:tc>
        <w:tc>
          <w:tcPr>
            <w:tcW w:w="1872" w:type="dxa"/>
            <w:shd w:val="clear" w:color="auto" w:fill="auto"/>
            <w:tcMar>
              <w:top w:w="100" w:type="dxa"/>
              <w:left w:w="100" w:type="dxa"/>
              <w:bottom w:w="100" w:type="dxa"/>
              <w:right w:w="100" w:type="dxa"/>
            </w:tcMar>
          </w:tcPr>
          <w:p w14:paraId="27C0BAB3" w14:textId="77777777" w:rsidR="00E618F5" w:rsidRDefault="005942A1">
            <w:pPr>
              <w:widowControl w:val="0"/>
              <w:spacing w:after="0" w:line="240" w:lineRule="auto"/>
              <w:rPr>
                <w:sz w:val="22"/>
                <w:szCs w:val="22"/>
              </w:rPr>
            </w:pPr>
            <w:r>
              <w:rPr>
                <w:sz w:val="22"/>
                <w:szCs w:val="22"/>
              </w:rPr>
              <w:t>$20</w:t>
            </w:r>
          </w:p>
        </w:tc>
      </w:tr>
      <w:tr w:rsidR="00E618F5" w14:paraId="73B9C45B" w14:textId="77777777">
        <w:tc>
          <w:tcPr>
            <w:tcW w:w="1872" w:type="dxa"/>
            <w:shd w:val="clear" w:color="auto" w:fill="auto"/>
            <w:tcMar>
              <w:top w:w="100" w:type="dxa"/>
              <w:left w:w="100" w:type="dxa"/>
              <w:bottom w:w="100" w:type="dxa"/>
              <w:right w:w="100" w:type="dxa"/>
            </w:tcMar>
          </w:tcPr>
          <w:p w14:paraId="2136C2A9" w14:textId="77777777" w:rsidR="00E618F5" w:rsidRDefault="005942A1">
            <w:pPr>
              <w:widowControl w:val="0"/>
              <w:spacing w:after="0" w:line="240" w:lineRule="auto"/>
              <w:rPr>
                <w:sz w:val="22"/>
                <w:szCs w:val="22"/>
              </w:rPr>
            </w:pPr>
            <w:r>
              <w:rPr>
                <w:sz w:val="22"/>
                <w:szCs w:val="22"/>
              </w:rPr>
              <w:t>PCB</w:t>
            </w:r>
          </w:p>
        </w:tc>
        <w:tc>
          <w:tcPr>
            <w:tcW w:w="1872" w:type="dxa"/>
            <w:shd w:val="clear" w:color="auto" w:fill="auto"/>
            <w:tcMar>
              <w:top w:w="100" w:type="dxa"/>
              <w:left w:w="100" w:type="dxa"/>
              <w:bottom w:w="100" w:type="dxa"/>
              <w:right w:w="100" w:type="dxa"/>
            </w:tcMar>
          </w:tcPr>
          <w:p w14:paraId="4CD68A89" w14:textId="77777777" w:rsidR="00E618F5" w:rsidRDefault="005942A1">
            <w:pPr>
              <w:widowControl w:val="0"/>
              <w:spacing w:after="0" w:line="240" w:lineRule="auto"/>
              <w:rPr>
                <w:sz w:val="22"/>
                <w:szCs w:val="22"/>
              </w:rPr>
            </w:pPr>
            <w:r>
              <w:rPr>
                <w:sz w:val="22"/>
                <w:szCs w:val="22"/>
              </w:rPr>
              <w:t>Unknown</w:t>
            </w:r>
          </w:p>
        </w:tc>
        <w:tc>
          <w:tcPr>
            <w:tcW w:w="1872" w:type="dxa"/>
            <w:shd w:val="clear" w:color="auto" w:fill="auto"/>
            <w:tcMar>
              <w:top w:w="100" w:type="dxa"/>
              <w:left w:w="100" w:type="dxa"/>
              <w:bottom w:w="100" w:type="dxa"/>
              <w:right w:w="100" w:type="dxa"/>
            </w:tcMar>
          </w:tcPr>
          <w:p w14:paraId="5D8D8C00"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1A40BADD" w14:textId="77777777" w:rsidR="00E618F5" w:rsidRDefault="005942A1">
            <w:pPr>
              <w:widowControl w:val="0"/>
              <w:spacing w:after="0" w:line="240" w:lineRule="auto"/>
              <w:rPr>
                <w:sz w:val="22"/>
                <w:szCs w:val="22"/>
              </w:rPr>
            </w:pPr>
            <w:r>
              <w:rPr>
                <w:sz w:val="22"/>
                <w:szCs w:val="22"/>
              </w:rPr>
              <w:t>$20 (estimate)</w:t>
            </w:r>
          </w:p>
        </w:tc>
        <w:tc>
          <w:tcPr>
            <w:tcW w:w="1872" w:type="dxa"/>
            <w:shd w:val="clear" w:color="auto" w:fill="auto"/>
            <w:tcMar>
              <w:top w:w="100" w:type="dxa"/>
              <w:left w:w="100" w:type="dxa"/>
              <w:bottom w:w="100" w:type="dxa"/>
              <w:right w:w="100" w:type="dxa"/>
            </w:tcMar>
          </w:tcPr>
          <w:p w14:paraId="404D621D" w14:textId="77777777" w:rsidR="00E618F5" w:rsidRDefault="005942A1">
            <w:pPr>
              <w:widowControl w:val="0"/>
              <w:spacing w:after="0" w:line="240" w:lineRule="auto"/>
              <w:rPr>
                <w:sz w:val="22"/>
                <w:szCs w:val="22"/>
              </w:rPr>
            </w:pPr>
            <w:r>
              <w:rPr>
                <w:sz w:val="22"/>
                <w:szCs w:val="22"/>
              </w:rPr>
              <w:t>$20</w:t>
            </w:r>
          </w:p>
        </w:tc>
      </w:tr>
      <w:tr w:rsidR="00E618F5" w14:paraId="31DA8477" w14:textId="77777777">
        <w:tc>
          <w:tcPr>
            <w:tcW w:w="1872" w:type="dxa"/>
            <w:shd w:val="clear" w:color="auto" w:fill="auto"/>
            <w:tcMar>
              <w:top w:w="100" w:type="dxa"/>
              <w:left w:w="100" w:type="dxa"/>
              <w:bottom w:w="100" w:type="dxa"/>
              <w:right w:w="100" w:type="dxa"/>
            </w:tcMar>
          </w:tcPr>
          <w:p w14:paraId="38AEBE63" w14:textId="77777777" w:rsidR="00E618F5" w:rsidRDefault="005942A1">
            <w:pPr>
              <w:widowControl w:val="0"/>
              <w:spacing w:after="0" w:line="240" w:lineRule="auto"/>
              <w:rPr>
                <w:sz w:val="22"/>
                <w:szCs w:val="22"/>
              </w:rPr>
            </w:pPr>
            <w:r>
              <w:rPr>
                <w:sz w:val="22"/>
                <w:szCs w:val="22"/>
              </w:rPr>
              <w:t>Battery</w:t>
            </w:r>
          </w:p>
        </w:tc>
        <w:tc>
          <w:tcPr>
            <w:tcW w:w="1872" w:type="dxa"/>
            <w:shd w:val="clear" w:color="auto" w:fill="auto"/>
            <w:tcMar>
              <w:top w:w="100" w:type="dxa"/>
              <w:left w:w="100" w:type="dxa"/>
              <w:bottom w:w="100" w:type="dxa"/>
              <w:right w:w="100" w:type="dxa"/>
            </w:tcMar>
          </w:tcPr>
          <w:p w14:paraId="22CAA206" w14:textId="77777777" w:rsidR="00E618F5" w:rsidRDefault="005942A1">
            <w:pPr>
              <w:widowControl w:val="0"/>
              <w:spacing w:after="0" w:line="240" w:lineRule="auto"/>
              <w:rPr>
                <w:sz w:val="22"/>
                <w:szCs w:val="22"/>
              </w:rPr>
            </w:pPr>
            <w:r>
              <w:rPr>
                <w:sz w:val="22"/>
                <w:szCs w:val="22"/>
              </w:rPr>
              <w:t>Amazon</w:t>
            </w:r>
          </w:p>
        </w:tc>
        <w:tc>
          <w:tcPr>
            <w:tcW w:w="1872" w:type="dxa"/>
            <w:shd w:val="clear" w:color="auto" w:fill="auto"/>
            <w:tcMar>
              <w:top w:w="100" w:type="dxa"/>
              <w:left w:w="100" w:type="dxa"/>
              <w:bottom w:w="100" w:type="dxa"/>
              <w:right w:w="100" w:type="dxa"/>
            </w:tcMar>
          </w:tcPr>
          <w:p w14:paraId="52B693A6"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414B2E7B" w14:textId="77777777" w:rsidR="00E618F5" w:rsidRDefault="005942A1">
            <w:pPr>
              <w:widowControl w:val="0"/>
              <w:spacing w:after="0" w:line="240" w:lineRule="auto"/>
              <w:rPr>
                <w:sz w:val="22"/>
                <w:szCs w:val="22"/>
              </w:rPr>
            </w:pPr>
            <w:r>
              <w:rPr>
                <w:sz w:val="22"/>
                <w:szCs w:val="22"/>
              </w:rPr>
              <w:t>$25.99</w:t>
            </w:r>
          </w:p>
        </w:tc>
        <w:tc>
          <w:tcPr>
            <w:tcW w:w="1872" w:type="dxa"/>
            <w:shd w:val="clear" w:color="auto" w:fill="auto"/>
            <w:tcMar>
              <w:top w:w="100" w:type="dxa"/>
              <w:left w:w="100" w:type="dxa"/>
              <w:bottom w:w="100" w:type="dxa"/>
              <w:right w:w="100" w:type="dxa"/>
            </w:tcMar>
          </w:tcPr>
          <w:p w14:paraId="7C430317" w14:textId="77777777" w:rsidR="00E618F5" w:rsidRDefault="005942A1">
            <w:pPr>
              <w:widowControl w:val="0"/>
              <w:spacing w:after="0" w:line="240" w:lineRule="auto"/>
              <w:rPr>
                <w:sz w:val="22"/>
                <w:szCs w:val="22"/>
              </w:rPr>
            </w:pPr>
            <w:r>
              <w:rPr>
                <w:sz w:val="22"/>
                <w:szCs w:val="22"/>
              </w:rPr>
              <w:t>$25.99</w:t>
            </w:r>
          </w:p>
        </w:tc>
      </w:tr>
      <w:tr w:rsidR="00E618F5" w14:paraId="0A634982" w14:textId="77777777">
        <w:tc>
          <w:tcPr>
            <w:tcW w:w="1872" w:type="dxa"/>
            <w:shd w:val="clear" w:color="auto" w:fill="auto"/>
            <w:tcMar>
              <w:top w:w="100" w:type="dxa"/>
              <w:left w:w="100" w:type="dxa"/>
              <w:bottom w:w="100" w:type="dxa"/>
              <w:right w:w="100" w:type="dxa"/>
            </w:tcMar>
          </w:tcPr>
          <w:p w14:paraId="27188D7E" w14:textId="77777777" w:rsidR="00E618F5" w:rsidRDefault="005942A1">
            <w:pPr>
              <w:widowControl w:val="0"/>
              <w:spacing w:after="0" w:line="240" w:lineRule="auto"/>
              <w:rPr>
                <w:sz w:val="22"/>
                <w:szCs w:val="22"/>
              </w:rPr>
            </w:pPr>
            <w:r>
              <w:rPr>
                <w:sz w:val="22"/>
                <w:szCs w:val="22"/>
              </w:rPr>
              <w:t>Wiring harness and connector</w:t>
            </w:r>
          </w:p>
        </w:tc>
        <w:tc>
          <w:tcPr>
            <w:tcW w:w="1872" w:type="dxa"/>
            <w:shd w:val="clear" w:color="auto" w:fill="auto"/>
            <w:tcMar>
              <w:top w:w="100" w:type="dxa"/>
              <w:left w:w="100" w:type="dxa"/>
              <w:bottom w:w="100" w:type="dxa"/>
              <w:right w:w="100" w:type="dxa"/>
            </w:tcMar>
          </w:tcPr>
          <w:p w14:paraId="73F8E074" w14:textId="77777777" w:rsidR="00E618F5" w:rsidRDefault="005942A1">
            <w:pPr>
              <w:widowControl w:val="0"/>
              <w:spacing w:after="0" w:line="240" w:lineRule="auto"/>
              <w:rPr>
                <w:sz w:val="22"/>
                <w:szCs w:val="22"/>
              </w:rPr>
            </w:pPr>
            <w:r>
              <w:rPr>
                <w:sz w:val="22"/>
                <w:szCs w:val="22"/>
              </w:rPr>
              <w:t>mRobotics</w:t>
            </w:r>
          </w:p>
        </w:tc>
        <w:tc>
          <w:tcPr>
            <w:tcW w:w="1872" w:type="dxa"/>
            <w:shd w:val="clear" w:color="auto" w:fill="auto"/>
            <w:tcMar>
              <w:top w:w="100" w:type="dxa"/>
              <w:left w:w="100" w:type="dxa"/>
              <w:bottom w:w="100" w:type="dxa"/>
              <w:right w:w="100" w:type="dxa"/>
            </w:tcMar>
          </w:tcPr>
          <w:p w14:paraId="2DC7BF7F"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630A40A1" w14:textId="77777777" w:rsidR="00E618F5" w:rsidRDefault="005942A1">
            <w:pPr>
              <w:widowControl w:val="0"/>
              <w:spacing w:after="0" w:line="240" w:lineRule="auto"/>
              <w:rPr>
                <w:sz w:val="22"/>
                <w:szCs w:val="22"/>
              </w:rPr>
            </w:pPr>
            <w:r>
              <w:rPr>
                <w:sz w:val="22"/>
                <w:szCs w:val="22"/>
              </w:rPr>
              <w:t xml:space="preserve">$5.3 </w:t>
            </w:r>
          </w:p>
        </w:tc>
        <w:tc>
          <w:tcPr>
            <w:tcW w:w="1872" w:type="dxa"/>
            <w:shd w:val="clear" w:color="auto" w:fill="auto"/>
            <w:tcMar>
              <w:top w:w="100" w:type="dxa"/>
              <w:left w:w="100" w:type="dxa"/>
              <w:bottom w:w="100" w:type="dxa"/>
              <w:right w:w="100" w:type="dxa"/>
            </w:tcMar>
          </w:tcPr>
          <w:p w14:paraId="1B5E43FF" w14:textId="77777777" w:rsidR="00E618F5" w:rsidRDefault="005942A1">
            <w:pPr>
              <w:widowControl w:val="0"/>
              <w:spacing w:after="0" w:line="240" w:lineRule="auto"/>
              <w:rPr>
                <w:sz w:val="22"/>
                <w:szCs w:val="22"/>
              </w:rPr>
            </w:pPr>
            <w:r>
              <w:rPr>
                <w:sz w:val="22"/>
                <w:szCs w:val="22"/>
              </w:rPr>
              <w:t>$5.3</w:t>
            </w:r>
          </w:p>
        </w:tc>
      </w:tr>
      <w:tr w:rsidR="00E618F5" w14:paraId="1D910561" w14:textId="77777777">
        <w:tc>
          <w:tcPr>
            <w:tcW w:w="1872" w:type="dxa"/>
            <w:shd w:val="clear" w:color="auto" w:fill="auto"/>
            <w:tcMar>
              <w:top w:w="100" w:type="dxa"/>
              <w:left w:w="100" w:type="dxa"/>
              <w:bottom w:w="100" w:type="dxa"/>
              <w:right w:w="100" w:type="dxa"/>
            </w:tcMar>
          </w:tcPr>
          <w:p w14:paraId="1E07B8BA" w14:textId="77777777" w:rsidR="00E618F5" w:rsidRDefault="005942A1">
            <w:pPr>
              <w:widowControl w:val="0"/>
              <w:spacing w:after="0" w:line="240" w:lineRule="auto"/>
              <w:rPr>
                <w:sz w:val="22"/>
                <w:szCs w:val="22"/>
              </w:rPr>
            </w:pPr>
            <w:r>
              <w:rPr>
                <w:sz w:val="22"/>
                <w:szCs w:val="22"/>
              </w:rPr>
              <w:t>CC3200 chip</w:t>
            </w:r>
          </w:p>
        </w:tc>
        <w:tc>
          <w:tcPr>
            <w:tcW w:w="1872" w:type="dxa"/>
            <w:shd w:val="clear" w:color="auto" w:fill="auto"/>
            <w:tcMar>
              <w:top w:w="100" w:type="dxa"/>
              <w:left w:w="100" w:type="dxa"/>
              <w:bottom w:w="100" w:type="dxa"/>
              <w:right w:w="100" w:type="dxa"/>
            </w:tcMar>
          </w:tcPr>
          <w:p w14:paraId="29466966" w14:textId="77777777" w:rsidR="00E618F5" w:rsidRDefault="005942A1">
            <w:pPr>
              <w:widowControl w:val="0"/>
              <w:spacing w:after="0" w:line="240" w:lineRule="auto"/>
              <w:rPr>
                <w:sz w:val="22"/>
                <w:szCs w:val="22"/>
              </w:rPr>
            </w:pPr>
            <w:r>
              <w:rPr>
                <w:sz w:val="22"/>
                <w:szCs w:val="22"/>
              </w:rPr>
              <w:t>Digikey</w:t>
            </w:r>
          </w:p>
        </w:tc>
        <w:tc>
          <w:tcPr>
            <w:tcW w:w="1872" w:type="dxa"/>
            <w:shd w:val="clear" w:color="auto" w:fill="auto"/>
            <w:tcMar>
              <w:top w:w="100" w:type="dxa"/>
              <w:left w:w="100" w:type="dxa"/>
              <w:bottom w:w="100" w:type="dxa"/>
              <w:right w:w="100" w:type="dxa"/>
            </w:tcMar>
          </w:tcPr>
          <w:p w14:paraId="0D463FE1"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5B0D5BB3" w14:textId="77777777" w:rsidR="00E618F5" w:rsidRDefault="005942A1">
            <w:pPr>
              <w:widowControl w:val="0"/>
              <w:spacing w:after="0" w:line="240" w:lineRule="auto"/>
              <w:rPr>
                <w:sz w:val="22"/>
                <w:szCs w:val="22"/>
              </w:rPr>
            </w:pPr>
            <w:r>
              <w:rPr>
                <w:sz w:val="22"/>
                <w:szCs w:val="22"/>
              </w:rPr>
              <w:t>$29.99</w:t>
            </w:r>
          </w:p>
        </w:tc>
        <w:tc>
          <w:tcPr>
            <w:tcW w:w="1872" w:type="dxa"/>
            <w:shd w:val="clear" w:color="auto" w:fill="auto"/>
            <w:tcMar>
              <w:top w:w="100" w:type="dxa"/>
              <w:left w:w="100" w:type="dxa"/>
              <w:bottom w:w="100" w:type="dxa"/>
              <w:right w:w="100" w:type="dxa"/>
            </w:tcMar>
          </w:tcPr>
          <w:p w14:paraId="2A83CE60" w14:textId="77777777" w:rsidR="00E618F5" w:rsidRDefault="005942A1">
            <w:pPr>
              <w:widowControl w:val="0"/>
              <w:spacing w:after="0" w:line="240" w:lineRule="auto"/>
              <w:rPr>
                <w:sz w:val="22"/>
                <w:szCs w:val="22"/>
              </w:rPr>
            </w:pPr>
            <w:r>
              <w:rPr>
                <w:sz w:val="22"/>
                <w:szCs w:val="22"/>
              </w:rPr>
              <w:t>$29.99</w:t>
            </w:r>
          </w:p>
        </w:tc>
      </w:tr>
      <w:tr w:rsidR="00E618F5" w14:paraId="66DAD07E" w14:textId="77777777">
        <w:tc>
          <w:tcPr>
            <w:tcW w:w="1872" w:type="dxa"/>
            <w:shd w:val="clear" w:color="auto" w:fill="auto"/>
            <w:tcMar>
              <w:top w:w="100" w:type="dxa"/>
              <w:left w:w="100" w:type="dxa"/>
              <w:bottom w:w="100" w:type="dxa"/>
              <w:right w:w="100" w:type="dxa"/>
            </w:tcMar>
          </w:tcPr>
          <w:p w14:paraId="5F881F2C" w14:textId="77777777" w:rsidR="00E618F5" w:rsidRDefault="005942A1">
            <w:pPr>
              <w:widowControl w:val="0"/>
              <w:spacing w:after="0" w:line="240" w:lineRule="auto"/>
              <w:rPr>
                <w:sz w:val="22"/>
                <w:szCs w:val="22"/>
              </w:rPr>
            </w:pPr>
            <w:r>
              <w:rPr>
                <w:sz w:val="22"/>
                <w:szCs w:val="22"/>
              </w:rPr>
              <w:t>Total</w:t>
            </w:r>
          </w:p>
        </w:tc>
        <w:tc>
          <w:tcPr>
            <w:tcW w:w="1872" w:type="dxa"/>
            <w:shd w:val="clear" w:color="auto" w:fill="auto"/>
            <w:tcMar>
              <w:top w:w="100" w:type="dxa"/>
              <w:left w:w="100" w:type="dxa"/>
              <w:bottom w:w="100" w:type="dxa"/>
              <w:right w:w="100" w:type="dxa"/>
            </w:tcMar>
          </w:tcPr>
          <w:p w14:paraId="0420B906" w14:textId="77777777" w:rsidR="00E618F5" w:rsidRDefault="00E618F5">
            <w:pPr>
              <w:widowControl w:val="0"/>
              <w:spacing w:after="0" w:line="240" w:lineRule="auto"/>
              <w:rPr>
                <w:sz w:val="22"/>
                <w:szCs w:val="22"/>
              </w:rPr>
            </w:pPr>
          </w:p>
        </w:tc>
        <w:tc>
          <w:tcPr>
            <w:tcW w:w="1872" w:type="dxa"/>
            <w:shd w:val="clear" w:color="auto" w:fill="auto"/>
            <w:tcMar>
              <w:top w:w="100" w:type="dxa"/>
              <w:left w:w="100" w:type="dxa"/>
              <w:bottom w:w="100" w:type="dxa"/>
              <w:right w:w="100" w:type="dxa"/>
            </w:tcMar>
          </w:tcPr>
          <w:p w14:paraId="7666CD14" w14:textId="77777777" w:rsidR="00E618F5" w:rsidRDefault="00E618F5">
            <w:pPr>
              <w:widowControl w:val="0"/>
              <w:spacing w:after="0" w:line="240" w:lineRule="auto"/>
              <w:rPr>
                <w:sz w:val="22"/>
                <w:szCs w:val="22"/>
              </w:rPr>
            </w:pPr>
          </w:p>
        </w:tc>
        <w:tc>
          <w:tcPr>
            <w:tcW w:w="1872" w:type="dxa"/>
            <w:shd w:val="clear" w:color="auto" w:fill="auto"/>
            <w:tcMar>
              <w:top w:w="100" w:type="dxa"/>
              <w:left w:w="100" w:type="dxa"/>
              <w:bottom w:w="100" w:type="dxa"/>
              <w:right w:w="100" w:type="dxa"/>
            </w:tcMar>
          </w:tcPr>
          <w:p w14:paraId="60D6776B" w14:textId="77777777" w:rsidR="00E618F5" w:rsidRDefault="00E618F5">
            <w:pPr>
              <w:widowControl w:val="0"/>
              <w:spacing w:after="0" w:line="240" w:lineRule="auto"/>
              <w:rPr>
                <w:sz w:val="22"/>
                <w:szCs w:val="22"/>
              </w:rPr>
            </w:pPr>
          </w:p>
        </w:tc>
        <w:tc>
          <w:tcPr>
            <w:tcW w:w="1872" w:type="dxa"/>
            <w:shd w:val="clear" w:color="auto" w:fill="auto"/>
            <w:tcMar>
              <w:top w:w="100" w:type="dxa"/>
              <w:left w:w="100" w:type="dxa"/>
              <w:bottom w:w="100" w:type="dxa"/>
              <w:right w:w="100" w:type="dxa"/>
            </w:tcMar>
          </w:tcPr>
          <w:p w14:paraId="1EB02727" w14:textId="77777777" w:rsidR="00E618F5" w:rsidRDefault="005942A1">
            <w:pPr>
              <w:widowControl w:val="0"/>
              <w:spacing w:after="0" w:line="240" w:lineRule="auto"/>
              <w:rPr>
                <w:sz w:val="22"/>
                <w:szCs w:val="22"/>
              </w:rPr>
            </w:pPr>
            <w:r>
              <w:rPr>
                <w:sz w:val="22"/>
                <w:szCs w:val="22"/>
              </w:rPr>
              <w:t>$153.28</w:t>
            </w:r>
          </w:p>
        </w:tc>
      </w:tr>
    </w:tbl>
    <w:p w14:paraId="737D5CFE" w14:textId="77777777" w:rsidR="00E618F5" w:rsidRDefault="00E618F5">
      <w:pPr>
        <w:spacing w:after="0" w:line="360" w:lineRule="auto"/>
        <w:jc w:val="both"/>
        <w:rPr>
          <w:sz w:val="22"/>
          <w:szCs w:val="22"/>
        </w:rPr>
      </w:pPr>
    </w:p>
    <w:p w14:paraId="2B6579B4" w14:textId="77777777" w:rsidR="00E618F5" w:rsidRDefault="005942A1">
      <w:pPr>
        <w:spacing w:after="0" w:line="360" w:lineRule="auto"/>
        <w:jc w:val="center"/>
        <w:rPr>
          <w:sz w:val="22"/>
          <w:szCs w:val="22"/>
        </w:rPr>
      </w:pPr>
      <w:r>
        <w:rPr>
          <w:sz w:val="22"/>
          <w:szCs w:val="22"/>
        </w:rPr>
        <w:t>Table 1 - Estimated Costs</w:t>
      </w:r>
    </w:p>
    <w:p w14:paraId="6EFACAED" w14:textId="77777777" w:rsidR="00E618F5" w:rsidRDefault="005942A1">
      <w:pPr>
        <w:spacing w:after="0" w:line="360" w:lineRule="auto"/>
        <w:ind w:firstLine="720"/>
        <w:rPr>
          <w:sz w:val="22"/>
          <w:szCs w:val="22"/>
        </w:rPr>
      </w:pPr>
      <w:r>
        <w:rPr>
          <w:sz w:val="22"/>
          <w:szCs w:val="22"/>
        </w:rPr>
        <w:t>If the product is going to mass production, the cost of each unit will go down significantly and an updated individual device cost table is shown below (assuming 10000 unit quantities):</w:t>
      </w:r>
    </w:p>
    <w:p w14:paraId="2647CC74" w14:textId="77777777" w:rsidR="00E618F5" w:rsidRDefault="00E618F5">
      <w:pPr>
        <w:spacing w:after="0" w:line="360" w:lineRule="auto"/>
        <w:jc w:val="both"/>
        <w:rPr>
          <w:sz w:val="22"/>
          <w:szCs w:val="22"/>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618F5" w14:paraId="07CDA64B" w14:textId="77777777">
        <w:tc>
          <w:tcPr>
            <w:tcW w:w="1872" w:type="dxa"/>
            <w:shd w:val="clear" w:color="auto" w:fill="auto"/>
            <w:tcMar>
              <w:top w:w="100" w:type="dxa"/>
              <w:left w:w="100" w:type="dxa"/>
              <w:bottom w:w="100" w:type="dxa"/>
              <w:right w:w="100" w:type="dxa"/>
            </w:tcMar>
          </w:tcPr>
          <w:p w14:paraId="2B7B366A" w14:textId="77777777" w:rsidR="00E618F5" w:rsidRDefault="005942A1">
            <w:pPr>
              <w:widowControl w:val="0"/>
              <w:spacing w:after="0" w:line="240" w:lineRule="auto"/>
              <w:rPr>
                <w:sz w:val="22"/>
                <w:szCs w:val="22"/>
              </w:rPr>
            </w:pPr>
            <w:r>
              <w:rPr>
                <w:sz w:val="22"/>
                <w:szCs w:val="22"/>
              </w:rPr>
              <w:t>Component Name</w:t>
            </w:r>
          </w:p>
        </w:tc>
        <w:tc>
          <w:tcPr>
            <w:tcW w:w="1872" w:type="dxa"/>
            <w:shd w:val="clear" w:color="auto" w:fill="auto"/>
            <w:tcMar>
              <w:top w:w="100" w:type="dxa"/>
              <w:left w:w="100" w:type="dxa"/>
              <w:bottom w:w="100" w:type="dxa"/>
              <w:right w:w="100" w:type="dxa"/>
            </w:tcMar>
          </w:tcPr>
          <w:p w14:paraId="30E343CB" w14:textId="77777777" w:rsidR="00E618F5" w:rsidRDefault="005942A1">
            <w:pPr>
              <w:widowControl w:val="0"/>
              <w:spacing w:after="0" w:line="240" w:lineRule="auto"/>
              <w:rPr>
                <w:sz w:val="22"/>
                <w:szCs w:val="22"/>
              </w:rPr>
            </w:pPr>
            <w:r>
              <w:rPr>
                <w:sz w:val="22"/>
                <w:szCs w:val="22"/>
              </w:rPr>
              <w:t>Supplier</w:t>
            </w:r>
          </w:p>
        </w:tc>
        <w:tc>
          <w:tcPr>
            <w:tcW w:w="1872" w:type="dxa"/>
            <w:shd w:val="clear" w:color="auto" w:fill="auto"/>
            <w:tcMar>
              <w:top w:w="100" w:type="dxa"/>
              <w:left w:w="100" w:type="dxa"/>
              <w:bottom w:w="100" w:type="dxa"/>
              <w:right w:w="100" w:type="dxa"/>
            </w:tcMar>
          </w:tcPr>
          <w:p w14:paraId="19ACA0EF" w14:textId="77777777" w:rsidR="00E618F5" w:rsidRDefault="005942A1">
            <w:pPr>
              <w:widowControl w:val="0"/>
              <w:spacing w:after="0" w:line="240" w:lineRule="auto"/>
              <w:rPr>
                <w:sz w:val="22"/>
                <w:szCs w:val="22"/>
              </w:rPr>
            </w:pPr>
            <w:r>
              <w:rPr>
                <w:sz w:val="22"/>
                <w:szCs w:val="22"/>
              </w:rPr>
              <w:t>Quantity</w:t>
            </w:r>
          </w:p>
        </w:tc>
        <w:tc>
          <w:tcPr>
            <w:tcW w:w="1872" w:type="dxa"/>
            <w:shd w:val="clear" w:color="auto" w:fill="auto"/>
            <w:tcMar>
              <w:top w:w="100" w:type="dxa"/>
              <w:left w:w="100" w:type="dxa"/>
              <w:bottom w:w="100" w:type="dxa"/>
              <w:right w:w="100" w:type="dxa"/>
            </w:tcMar>
          </w:tcPr>
          <w:p w14:paraId="0EA6B0AB" w14:textId="77777777" w:rsidR="00E618F5" w:rsidRDefault="005942A1">
            <w:pPr>
              <w:widowControl w:val="0"/>
              <w:spacing w:after="0" w:line="240" w:lineRule="auto"/>
              <w:rPr>
                <w:sz w:val="22"/>
                <w:szCs w:val="22"/>
              </w:rPr>
            </w:pPr>
            <w:r>
              <w:rPr>
                <w:sz w:val="22"/>
                <w:szCs w:val="22"/>
              </w:rPr>
              <w:t>Unit Price</w:t>
            </w:r>
          </w:p>
        </w:tc>
        <w:tc>
          <w:tcPr>
            <w:tcW w:w="1872" w:type="dxa"/>
            <w:shd w:val="clear" w:color="auto" w:fill="auto"/>
            <w:tcMar>
              <w:top w:w="100" w:type="dxa"/>
              <w:left w:w="100" w:type="dxa"/>
              <w:bottom w:w="100" w:type="dxa"/>
              <w:right w:w="100" w:type="dxa"/>
            </w:tcMar>
          </w:tcPr>
          <w:p w14:paraId="2BD43A4F" w14:textId="77777777" w:rsidR="00E618F5" w:rsidRDefault="005942A1">
            <w:pPr>
              <w:widowControl w:val="0"/>
              <w:spacing w:after="0" w:line="240" w:lineRule="auto"/>
              <w:rPr>
                <w:sz w:val="22"/>
                <w:szCs w:val="22"/>
              </w:rPr>
            </w:pPr>
            <w:r>
              <w:rPr>
                <w:sz w:val="22"/>
                <w:szCs w:val="22"/>
              </w:rPr>
              <w:t>Total Price</w:t>
            </w:r>
          </w:p>
        </w:tc>
      </w:tr>
      <w:tr w:rsidR="00E618F5" w14:paraId="651E2D7D" w14:textId="77777777">
        <w:tc>
          <w:tcPr>
            <w:tcW w:w="1872" w:type="dxa"/>
            <w:shd w:val="clear" w:color="auto" w:fill="auto"/>
            <w:tcMar>
              <w:top w:w="100" w:type="dxa"/>
              <w:left w:w="100" w:type="dxa"/>
              <w:bottom w:w="100" w:type="dxa"/>
              <w:right w:w="100" w:type="dxa"/>
            </w:tcMar>
          </w:tcPr>
          <w:p w14:paraId="77714A8F" w14:textId="77777777" w:rsidR="00E618F5" w:rsidRDefault="005942A1">
            <w:pPr>
              <w:widowControl w:val="0"/>
              <w:spacing w:after="0" w:line="240" w:lineRule="auto"/>
              <w:rPr>
                <w:sz w:val="22"/>
                <w:szCs w:val="22"/>
              </w:rPr>
            </w:pPr>
            <w:r>
              <w:rPr>
                <w:sz w:val="22"/>
                <w:szCs w:val="22"/>
              </w:rPr>
              <w:t>D6T Sensor</w:t>
            </w:r>
          </w:p>
        </w:tc>
        <w:tc>
          <w:tcPr>
            <w:tcW w:w="1872" w:type="dxa"/>
            <w:shd w:val="clear" w:color="auto" w:fill="auto"/>
            <w:tcMar>
              <w:top w:w="100" w:type="dxa"/>
              <w:left w:w="100" w:type="dxa"/>
              <w:bottom w:w="100" w:type="dxa"/>
              <w:right w:w="100" w:type="dxa"/>
            </w:tcMar>
          </w:tcPr>
          <w:p w14:paraId="50463C72" w14:textId="77777777" w:rsidR="00E618F5" w:rsidRDefault="005942A1">
            <w:pPr>
              <w:widowControl w:val="0"/>
              <w:spacing w:after="0" w:line="240" w:lineRule="auto"/>
              <w:rPr>
                <w:sz w:val="22"/>
                <w:szCs w:val="22"/>
              </w:rPr>
            </w:pPr>
            <w:r>
              <w:rPr>
                <w:sz w:val="22"/>
                <w:szCs w:val="22"/>
              </w:rPr>
              <w:t>Digikey</w:t>
            </w:r>
          </w:p>
        </w:tc>
        <w:tc>
          <w:tcPr>
            <w:tcW w:w="1872" w:type="dxa"/>
            <w:shd w:val="clear" w:color="auto" w:fill="auto"/>
            <w:tcMar>
              <w:top w:w="100" w:type="dxa"/>
              <w:left w:w="100" w:type="dxa"/>
              <w:bottom w:w="100" w:type="dxa"/>
              <w:right w:w="100" w:type="dxa"/>
            </w:tcMar>
          </w:tcPr>
          <w:p w14:paraId="3189BBDB"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0BF87D41" w14:textId="77777777" w:rsidR="00E618F5" w:rsidRDefault="005942A1">
            <w:pPr>
              <w:widowControl w:val="0"/>
              <w:spacing w:after="0" w:line="240" w:lineRule="auto"/>
              <w:rPr>
                <w:sz w:val="22"/>
                <w:szCs w:val="22"/>
              </w:rPr>
            </w:pPr>
            <w:r>
              <w:rPr>
                <w:sz w:val="22"/>
                <w:szCs w:val="22"/>
              </w:rPr>
              <w:t>$38</w:t>
            </w:r>
          </w:p>
        </w:tc>
        <w:tc>
          <w:tcPr>
            <w:tcW w:w="1872" w:type="dxa"/>
            <w:shd w:val="clear" w:color="auto" w:fill="auto"/>
            <w:tcMar>
              <w:top w:w="100" w:type="dxa"/>
              <w:left w:w="100" w:type="dxa"/>
              <w:bottom w:w="100" w:type="dxa"/>
              <w:right w:w="100" w:type="dxa"/>
            </w:tcMar>
          </w:tcPr>
          <w:p w14:paraId="56E9DF09" w14:textId="77777777" w:rsidR="00E618F5" w:rsidRDefault="005942A1">
            <w:pPr>
              <w:widowControl w:val="0"/>
              <w:spacing w:after="0" w:line="240" w:lineRule="auto"/>
              <w:rPr>
                <w:sz w:val="22"/>
                <w:szCs w:val="22"/>
              </w:rPr>
            </w:pPr>
            <w:r>
              <w:rPr>
                <w:sz w:val="22"/>
                <w:szCs w:val="22"/>
              </w:rPr>
              <w:t>$38</w:t>
            </w:r>
          </w:p>
        </w:tc>
      </w:tr>
      <w:tr w:rsidR="00E618F5" w14:paraId="39F6BF38" w14:textId="77777777">
        <w:tc>
          <w:tcPr>
            <w:tcW w:w="1872" w:type="dxa"/>
            <w:shd w:val="clear" w:color="auto" w:fill="auto"/>
            <w:tcMar>
              <w:top w:w="100" w:type="dxa"/>
              <w:left w:w="100" w:type="dxa"/>
              <w:bottom w:w="100" w:type="dxa"/>
              <w:right w:w="100" w:type="dxa"/>
            </w:tcMar>
          </w:tcPr>
          <w:p w14:paraId="51C410B7" w14:textId="77777777" w:rsidR="00E618F5" w:rsidRDefault="005942A1">
            <w:pPr>
              <w:widowControl w:val="0"/>
              <w:spacing w:after="0" w:line="240" w:lineRule="auto"/>
              <w:rPr>
                <w:sz w:val="22"/>
                <w:szCs w:val="22"/>
              </w:rPr>
            </w:pPr>
            <w:r>
              <w:rPr>
                <w:sz w:val="22"/>
                <w:szCs w:val="22"/>
              </w:rPr>
              <w:t>3D printed case</w:t>
            </w:r>
          </w:p>
        </w:tc>
        <w:tc>
          <w:tcPr>
            <w:tcW w:w="1872" w:type="dxa"/>
            <w:shd w:val="clear" w:color="auto" w:fill="auto"/>
            <w:tcMar>
              <w:top w:w="100" w:type="dxa"/>
              <w:left w:w="100" w:type="dxa"/>
              <w:bottom w:w="100" w:type="dxa"/>
              <w:right w:w="100" w:type="dxa"/>
            </w:tcMar>
          </w:tcPr>
          <w:p w14:paraId="69C2236E" w14:textId="77777777" w:rsidR="00E618F5" w:rsidRDefault="005942A1">
            <w:pPr>
              <w:widowControl w:val="0"/>
              <w:spacing w:after="0" w:line="240" w:lineRule="auto"/>
              <w:rPr>
                <w:sz w:val="22"/>
                <w:szCs w:val="22"/>
              </w:rPr>
            </w:pPr>
            <w:r>
              <w:rPr>
                <w:sz w:val="22"/>
                <w:szCs w:val="22"/>
              </w:rPr>
              <w:t>NI Lab</w:t>
            </w:r>
          </w:p>
        </w:tc>
        <w:tc>
          <w:tcPr>
            <w:tcW w:w="1872" w:type="dxa"/>
            <w:shd w:val="clear" w:color="auto" w:fill="auto"/>
            <w:tcMar>
              <w:top w:w="100" w:type="dxa"/>
              <w:left w:w="100" w:type="dxa"/>
              <w:bottom w:w="100" w:type="dxa"/>
              <w:right w:w="100" w:type="dxa"/>
            </w:tcMar>
          </w:tcPr>
          <w:p w14:paraId="57D622D4"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4D03001F" w14:textId="77777777" w:rsidR="00E618F5" w:rsidRDefault="005942A1">
            <w:pPr>
              <w:widowControl w:val="0"/>
              <w:spacing w:after="0" w:line="240" w:lineRule="auto"/>
              <w:rPr>
                <w:sz w:val="22"/>
                <w:szCs w:val="22"/>
              </w:rPr>
            </w:pPr>
            <w:r>
              <w:rPr>
                <w:sz w:val="22"/>
                <w:szCs w:val="22"/>
              </w:rPr>
              <w:t>$10 (estimate)</w:t>
            </w:r>
          </w:p>
        </w:tc>
        <w:tc>
          <w:tcPr>
            <w:tcW w:w="1872" w:type="dxa"/>
            <w:shd w:val="clear" w:color="auto" w:fill="auto"/>
            <w:tcMar>
              <w:top w:w="100" w:type="dxa"/>
              <w:left w:w="100" w:type="dxa"/>
              <w:bottom w:w="100" w:type="dxa"/>
              <w:right w:w="100" w:type="dxa"/>
            </w:tcMar>
          </w:tcPr>
          <w:p w14:paraId="07288EB1" w14:textId="77777777" w:rsidR="00E618F5" w:rsidRDefault="005942A1">
            <w:pPr>
              <w:widowControl w:val="0"/>
              <w:spacing w:after="0" w:line="240" w:lineRule="auto"/>
              <w:rPr>
                <w:sz w:val="22"/>
                <w:szCs w:val="22"/>
              </w:rPr>
            </w:pPr>
            <w:r>
              <w:rPr>
                <w:sz w:val="22"/>
                <w:szCs w:val="22"/>
              </w:rPr>
              <w:t>$10</w:t>
            </w:r>
          </w:p>
        </w:tc>
      </w:tr>
      <w:tr w:rsidR="00E618F5" w14:paraId="2338208C" w14:textId="77777777">
        <w:tc>
          <w:tcPr>
            <w:tcW w:w="1872" w:type="dxa"/>
            <w:shd w:val="clear" w:color="auto" w:fill="auto"/>
            <w:tcMar>
              <w:top w:w="100" w:type="dxa"/>
              <w:left w:w="100" w:type="dxa"/>
              <w:bottom w:w="100" w:type="dxa"/>
              <w:right w:w="100" w:type="dxa"/>
            </w:tcMar>
          </w:tcPr>
          <w:p w14:paraId="4A12938C" w14:textId="77777777" w:rsidR="00E618F5" w:rsidRDefault="005942A1">
            <w:pPr>
              <w:widowControl w:val="0"/>
              <w:spacing w:after="0" w:line="240" w:lineRule="auto"/>
              <w:rPr>
                <w:sz w:val="22"/>
                <w:szCs w:val="22"/>
              </w:rPr>
            </w:pPr>
            <w:r>
              <w:rPr>
                <w:sz w:val="22"/>
                <w:szCs w:val="22"/>
              </w:rPr>
              <w:t>PCB</w:t>
            </w:r>
          </w:p>
        </w:tc>
        <w:tc>
          <w:tcPr>
            <w:tcW w:w="1872" w:type="dxa"/>
            <w:shd w:val="clear" w:color="auto" w:fill="auto"/>
            <w:tcMar>
              <w:top w:w="100" w:type="dxa"/>
              <w:left w:w="100" w:type="dxa"/>
              <w:bottom w:w="100" w:type="dxa"/>
              <w:right w:w="100" w:type="dxa"/>
            </w:tcMar>
          </w:tcPr>
          <w:p w14:paraId="45B33149" w14:textId="77777777" w:rsidR="00E618F5" w:rsidRDefault="005942A1">
            <w:pPr>
              <w:widowControl w:val="0"/>
              <w:spacing w:after="0" w:line="240" w:lineRule="auto"/>
              <w:rPr>
                <w:sz w:val="22"/>
                <w:szCs w:val="22"/>
              </w:rPr>
            </w:pPr>
            <w:r>
              <w:rPr>
                <w:sz w:val="22"/>
                <w:szCs w:val="22"/>
              </w:rPr>
              <w:t>Unknown</w:t>
            </w:r>
          </w:p>
        </w:tc>
        <w:tc>
          <w:tcPr>
            <w:tcW w:w="1872" w:type="dxa"/>
            <w:shd w:val="clear" w:color="auto" w:fill="auto"/>
            <w:tcMar>
              <w:top w:w="100" w:type="dxa"/>
              <w:left w:w="100" w:type="dxa"/>
              <w:bottom w:w="100" w:type="dxa"/>
              <w:right w:w="100" w:type="dxa"/>
            </w:tcMar>
          </w:tcPr>
          <w:p w14:paraId="067685AE"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0BF3149E" w14:textId="77777777" w:rsidR="00E618F5" w:rsidRDefault="005942A1">
            <w:pPr>
              <w:widowControl w:val="0"/>
              <w:spacing w:after="0" w:line="240" w:lineRule="auto"/>
              <w:rPr>
                <w:sz w:val="22"/>
                <w:szCs w:val="22"/>
              </w:rPr>
            </w:pPr>
            <w:r>
              <w:rPr>
                <w:sz w:val="22"/>
                <w:szCs w:val="22"/>
              </w:rPr>
              <w:t>$5 (estimate)</w:t>
            </w:r>
          </w:p>
        </w:tc>
        <w:tc>
          <w:tcPr>
            <w:tcW w:w="1872" w:type="dxa"/>
            <w:shd w:val="clear" w:color="auto" w:fill="auto"/>
            <w:tcMar>
              <w:top w:w="100" w:type="dxa"/>
              <w:left w:w="100" w:type="dxa"/>
              <w:bottom w:w="100" w:type="dxa"/>
              <w:right w:w="100" w:type="dxa"/>
            </w:tcMar>
          </w:tcPr>
          <w:p w14:paraId="076AB1EA" w14:textId="77777777" w:rsidR="00E618F5" w:rsidRDefault="005942A1">
            <w:pPr>
              <w:widowControl w:val="0"/>
              <w:spacing w:after="0" w:line="240" w:lineRule="auto"/>
              <w:rPr>
                <w:sz w:val="22"/>
                <w:szCs w:val="22"/>
              </w:rPr>
            </w:pPr>
            <w:r>
              <w:rPr>
                <w:sz w:val="22"/>
                <w:szCs w:val="22"/>
              </w:rPr>
              <w:t>$5</w:t>
            </w:r>
          </w:p>
        </w:tc>
      </w:tr>
      <w:tr w:rsidR="00E618F5" w14:paraId="217EC64B" w14:textId="77777777">
        <w:tc>
          <w:tcPr>
            <w:tcW w:w="1872" w:type="dxa"/>
            <w:shd w:val="clear" w:color="auto" w:fill="auto"/>
            <w:tcMar>
              <w:top w:w="100" w:type="dxa"/>
              <w:left w:w="100" w:type="dxa"/>
              <w:bottom w:w="100" w:type="dxa"/>
              <w:right w:w="100" w:type="dxa"/>
            </w:tcMar>
          </w:tcPr>
          <w:p w14:paraId="3B4559BA" w14:textId="77777777" w:rsidR="00E618F5" w:rsidRDefault="005942A1">
            <w:pPr>
              <w:widowControl w:val="0"/>
              <w:spacing w:after="0" w:line="240" w:lineRule="auto"/>
              <w:rPr>
                <w:sz w:val="22"/>
                <w:szCs w:val="22"/>
              </w:rPr>
            </w:pPr>
            <w:r>
              <w:rPr>
                <w:sz w:val="22"/>
                <w:szCs w:val="22"/>
              </w:rPr>
              <w:t>Battery</w:t>
            </w:r>
          </w:p>
        </w:tc>
        <w:tc>
          <w:tcPr>
            <w:tcW w:w="1872" w:type="dxa"/>
            <w:shd w:val="clear" w:color="auto" w:fill="auto"/>
            <w:tcMar>
              <w:top w:w="100" w:type="dxa"/>
              <w:left w:w="100" w:type="dxa"/>
              <w:bottom w:w="100" w:type="dxa"/>
              <w:right w:w="100" w:type="dxa"/>
            </w:tcMar>
          </w:tcPr>
          <w:p w14:paraId="6E8FF741" w14:textId="77777777" w:rsidR="00E618F5" w:rsidRDefault="005942A1">
            <w:pPr>
              <w:widowControl w:val="0"/>
              <w:spacing w:after="0" w:line="240" w:lineRule="auto"/>
              <w:rPr>
                <w:sz w:val="22"/>
                <w:szCs w:val="22"/>
              </w:rPr>
            </w:pPr>
            <w:r>
              <w:rPr>
                <w:sz w:val="22"/>
                <w:szCs w:val="22"/>
              </w:rPr>
              <w:t>Amazon</w:t>
            </w:r>
          </w:p>
        </w:tc>
        <w:tc>
          <w:tcPr>
            <w:tcW w:w="1872" w:type="dxa"/>
            <w:shd w:val="clear" w:color="auto" w:fill="auto"/>
            <w:tcMar>
              <w:top w:w="100" w:type="dxa"/>
              <w:left w:w="100" w:type="dxa"/>
              <w:bottom w:w="100" w:type="dxa"/>
              <w:right w:w="100" w:type="dxa"/>
            </w:tcMar>
          </w:tcPr>
          <w:p w14:paraId="240D6BC8"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31EC922D" w14:textId="77777777" w:rsidR="00E618F5" w:rsidRDefault="005942A1">
            <w:pPr>
              <w:widowControl w:val="0"/>
              <w:spacing w:after="0" w:line="240" w:lineRule="auto"/>
              <w:rPr>
                <w:sz w:val="22"/>
                <w:szCs w:val="22"/>
              </w:rPr>
            </w:pPr>
            <w:r>
              <w:rPr>
                <w:sz w:val="22"/>
                <w:szCs w:val="22"/>
              </w:rPr>
              <w:t>$15 (estimate)</w:t>
            </w:r>
          </w:p>
        </w:tc>
        <w:tc>
          <w:tcPr>
            <w:tcW w:w="1872" w:type="dxa"/>
            <w:shd w:val="clear" w:color="auto" w:fill="auto"/>
            <w:tcMar>
              <w:top w:w="100" w:type="dxa"/>
              <w:left w:w="100" w:type="dxa"/>
              <w:bottom w:w="100" w:type="dxa"/>
              <w:right w:w="100" w:type="dxa"/>
            </w:tcMar>
          </w:tcPr>
          <w:p w14:paraId="5BB09CDE" w14:textId="77777777" w:rsidR="00E618F5" w:rsidRDefault="005942A1">
            <w:pPr>
              <w:widowControl w:val="0"/>
              <w:spacing w:after="0" w:line="240" w:lineRule="auto"/>
              <w:rPr>
                <w:sz w:val="22"/>
                <w:szCs w:val="22"/>
              </w:rPr>
            </w:pPr>
            <w:r>
              <w:rPr>
                <w:sz w:val="22"/>
                <w:szCs w:val="22"/>
              </w:rPr>
              <w:t>$15</w:t>
            </w:r>
          </w:p>
        </w:tc>
      </w:tr>
      <w:tr w:rsidR="00E618F5" w14:paraId="582155CD" w14:textId="77777777">
        <w:tc>
          <w:tcPr>
            <w:tcW w:w="1872" w:type="dxa"/>
            <w:shd w:val="clear" w:color="auto" w:fill="auto"/>
            <w:tcMar>
              <w:top w:w="100" w:type="dxa"/>
              <w:left w:w="100" w:type="dxa"/>
              <w:bottom w:w="100" w:type="dxa"/>
              <w:right w:w="100" w:type="dxa"/>
            </w:tcMar>
          </w:tcPr>
          <w:p w14:paraId="1789F654" w14:textId="77777777" w:rsidR="00E618F5" w:rsidRDefault="005942A1">
            <w:pPr>
              <w:widowControl w:val="0"/>
              <w:spacing w:after="0" w:line="240" w:lineRule="auto"/>
              <w:rPr>
                <w:sz w:val="22"/>
                <w:szCs w:val="22"/>
              </w:rPr>
            </w:pPr>
            <w:r>
              <w:rPr>
                <w:sz w:val="22"/>
                <w:szCs w:val="22"/>
              </w:rPr>
              <w:t>Wiring harness and connector</w:t>
            </w:r>
          </w:p>
        </w:tc>
        <w:tc>
          <w:tcPr>
            <w:tcW w:w="1872" w:type="dxa"/>
            <w:shd w:val="clear" w:color="auto" w:fill="auto"/>
            <w:tcMar>
              <w:top w:w="100" w:type="dxa"/>
              <w:left w:w="100" w:type="dxa"/>
              <w:bottom w:w="100" w:type="dxa"/>
              <w:right w:w="100" w:type="dxa"/>
            </w:tcMar>
          </w:tcPr>
          <w:p w14:paraId="22BBA825" w14:textId="77777777" w:rsidR="00E618F5" w:rsidRDefault="005942A1">
            <w:pPr>
              <w:widowControl w:val="0"/>
              <w:spacing w:after="0" w:line="240" w:lineRule="auto"/>
              <w:rPr>
                <w:sz w:val="22"/>
                <w:szCs w:val="22"/>
              </w:rPr>
            </w:pPr>
            <w:r>
              <w:rPr>
                <w:sz w:val="22"/>
                <w:szCs w:val="22"/>
              </w:rPr>
              <w:t>mRobotics</w:t>
            </w:r>
          </w:p>
        </w:tc>
        <w:tc>
          <w:tcPr>
            <w:tcW w:w="1872" w:type="dxa"/>
            <w:shd w:val="clear" w:color="auto" w:fill="auto"/>
            <w:tcMar>
              <w:top w:w="100" w:type="dxa"/>
              <w:left w:w="100" w:type="dxa"/>
              <w:bottom w:w="100" w:type="dxa"/>
              <w:right w:w="100" w:type="dxa"/>
            </w:tcMar>
          </w:tcPr>
          <w:p w14:paraId="142E4CB1"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4F40CD16" w14:textId="77777777" w:rsidR="00E618F5" w:rsidRDefault="005942A1">
            <w:pPr>
              <w:widowControl w:val="0"/>
              <w:spacing w:after="0" w:line="240" w:lineRule="auto"/>
              <w:rPr>
                <w:sz w:val="22"/>
                <w:szCs w:val="22"/>
              </w:rPr>
            </w:pPr>
            <w:r>
              <w:rPr>
                <w:sz w:val="22"/>
                <w:szCs w:val="22"/>
              </w:rPr>
              <w:t>$0 (negligible)</w:t>
            </w:r>
          </w:p>
        </w:tc>
        <w:tc>
          <w:tcPr>
            <w:tcW w:w="1872" w:type="dxa"/>
            <w:shd w:val="clear" w:color="auto" w:fill="auto"/>
            <w:tcMar>
              <w:top w:w="100" w:type="dxa"/>
              <w:left w:w="100" w:type="dxa"/>
              <w:bottom w:w="100" w:type="dxa"/>
              <w:right w:w="100" w:type="dxa"/>
            </w:tcMar>
          </w:tcPr>
          <w:p w14:paraId="040893F8" w14:textId="77777777" w:rsidR="00E618F5" w:rsidRDefault="005942A1">
            <w:pPr>
              <w:widowControl w:val="0"/>
              <w:spacing w:after="0" w:line="240" w:lineRule="auto"/>
              <w:rPr>
                <w:sz w:val="22"/>
                <w:szCs w:val="22"/>
              </w:rPr>
            </w:pPr>
            <w:r>
              <w:rPr>
                <w:sz w:val="22"/>
                <w:szCs w:val="22"/>
              </w:rPr>
              <w:t>$0</w:t>
            </w:r>
          </w:p>
        </w:tc>
      </w:tr>
      <w:tr w:rsidR="00E618F5" w14:paraId="5B47FE07" w14:textId="77777777">
        <w:tc>
          <w:tcPr>
            <w:tcW w:w="1872" w:type="dxa"/>
            <w:shd w:val="clear" w:color="auto" w:fill="auto"/>
            <w:tcMar>
              <w:top w:w="100" w:type="dxa"/>
              <w:left w:w="100" w:type="dxa"/>
              <w:bottom w:w="100" w:type="dxa"/>
              <w:right w:w="100" w:type="dxa"/>
            </w:tcMar>
          </w:tcPr>
          <w:p w14:paraId="11E588F8" w14:textId="77777777" w:rsidR="00E618F5" w:rsidRDefault="005942A1">
            <w:pPr>
              <w:widowControl w:val="0"/>
              <w:spacing w:after="0" w:line="240" w:lineRule="auto"/>
              <w:rPr>
                <w:sz w:val="22"/>
                <w:szCs w:val="22"/>
              </w:rPr>
            </w:pPr>
            <w:r>
              <w:rPr>
                <w:sz w:val="22"/>
                <w:szCs w:val="22"/>
              </w:rPr>
              <w:t>CC3200 chip</w:t>
            </w:r>
          </w:p>
        </w:tc>
        <w:tc>
          <w:tcPr>
            <w:tcW w:w="1872" w:type="dxa"/>
            <w:shd w:val="clear" w:color="auto" w:fill="auto"/>
            <w:tcMar>
              <w:top w:w="100" w:type="dxa"/>
              <w:left w:w="100" w:type="dxa"/>
              <w:bottom w:w="100" w:type="dxa"/>
              <w:right w:w="100" w:type="dxa"/>
            </w:tcMar>
          </w:tcPr>
          <w:p w14:paraId="2DC4505C" w14:textId="77777777" w:rsidR="00E618F5" w:rsidRDefault="005942A1">
            <w:pPr>
              <w:widowControl w:val="0"/>
              <w:spacing w:after="0" w:line="240" w:lineRule="auto"/>
              <w:rPr>
                <w:sz w:val="22"/>
                <w:szCs w:val="22"/>
              </w:rPr>
            </w:pPr>
            <w:r>
              <w:rPr>
                <w:sz w:val="22"/>
                <w:szCs w:val="22"/>
              </w:rPr>
              <w:t>Digikey</w:t>
            </w:r>
          </w:p>
        </w:tc>
        <w:tc>
          <w:tcPr>
            <w:tcW w:w="1872" w:type="dxa"/>
            <w:shd w:val="clear" w:color="auto" w:fill="auto"/>
            <w:tcMar>
              <w:top w:w="100" w:type="dxa"/>
              <w:left w:w="100" w:type="dxa"/>
              <w:bottom w:w="100" w:type="dxa"/>
              <w:right w:w="100" w:type="dxa"/>
            </w:tcMar>
          </w:tcPr>
          <w:p w14:paraId="5F4BB116" w14:textId="77777777" w:rsidR="00E618F5" w:rsidRDefault="005942A1">
            <w:pPr>
              <w:widowControl w:val="0"/>
              <w:spacing w:after="0" w:line="240" w:lineRule="auto"/>
              <w:rPr>
                <w:sz w:val="22"/>
                <w:szCs w:val="22"/>
              </w:rPr>
            </w:pPr>
            <w:r>
              <w:rPr>
                <w:sz w:val="22"/>
                <w:szCs w:val="22"/>
              </w:rPr>
              <w:t>1</w:t>
            </w:r>
          </w:p>
        </w:tc>
        <w:tc>
          <w:tcPr>
            <w:tcW w:w="1872" w:type="dxa"/>
            <w:shd w:val="clear" w:color="auto" w:fill="auto"/>
            <w:tcMar>
              <w:top w:w="100" w:type="dxa"/>
              <w:left w:w="100" w:type="dxa"/>
              <w:bottom w:w="100" w:type="dxa"/>
              <w:right w:w="100" w:type="dxa"/>
            </w:tcMar>
          </w:tcPr>
          <w:p w14:paraId="75D586C2" w14:textId="77777777" w:rsidR="00E618F5" w:rsidRDefault="005942A1">
            <w:pPr>
              <w:widowControl w:val="0"/>
              <w:spacing w:after="0" w:line="240" w:lineRule="auto"/>
              <w:rPr>
                <w:sz w:val="22"/>
                <w:szCs w:val="22"/>
              </w:rPr>
            </w:pPr>
            <w:r>
              <w:rPr>
                <w:sz w:val="22"/>
                <w:szCs w:val="22"/>
              </w:rPr>
              <w:t>$6.7</w:t>
            </w:r>
          </w:p>
        </w:tc>
        <w:tc>
          <w:tcPr>
            <w:tcW w:w="1872" w:type="dxa"/>
            <w:shd w:val="clear" w:color="auto" w:fill="auto"/>
            <w:tcMar>
              <w:top w:w="100" w:type="dxa"/>
              <w:left w:w="100" w:type="dxa"/>
              <w:bottom w:w="100" w:type="dxa"/>
              <w:right w:w="100" w:type="dxa"/>
            </w:tcMar>
          </w:tcPr>
          <w:p w14:paraId="1B9FC4A7" w14:textId="77777777" w:rsidR="00E618F5" w:rsidRDefault="005942A1">
            <w:pPr>
              <w:widowControl w:val="0"/>
              <w:spacing w:after="0" w:line="240" w:lineRule="auto"/>
              <w:rPr>
                <w:sz w:val="22"/>
                <w:szCs w:val="22"/>
              </w:rPr>
            </w:pPr>
            <w:r>
              <w:rPr>
                <w:sz w:val="22"/>
                <w:szCs w:val="22"/>
              </w:rPr>
              <w:t>$6.7</w:t>
            </w:r>
          </w:p>
        </w:tc>
      </w:tr>
      <w:tr w:rsidR="00E618F5" w14:paraId="2D0BCACF" w14:textId="77777777">
        <w:tc>
          <w:tcPr>
            <w:tcW w:w="1872" w:type="dxa"/>
            <w:shd w:val="clear" w:color="auto" w:fill="auto"/>
            <w:tcMar>
              <w:top w:w="100" w:type="dxa"/>
              <w:left w:w="100" w:type="dxa"/>
              <w:bottom w:w="100" w:type="dxa"/>
              <w:right w:w="100" w:type="dxa"/>
            </w:tcMar>
          </w:tcPr>
          <w:p w14:paraId="73E937B1" w14:textId="77777777" w:rsidR="00E618F5" w:rsidRDefault="005942A1">
            <w:pPr>
              <w:widowControl w:val="0"/>
              <w:spacing w:after="0" w:line="240" w:lineRule="auto"/>
              <w:rPr>
                <w:sz w:val="22"/>
                <w:szCs w:val="22"/>
              </w:rPr>
            </w:pPr>
            <w:r>
              <w:rPr>
                <w:sz w:val="22"/>
                <w:szCs w:val="22"/>
              </w:rPr>
              <w:t>Total</w:t>
            </w:r>
          </w:p>
        </w:tc>
        <w:tc>
          <w:tcPr>
            <w:tcW w:w="1872" w:type="dxa"/>
            <w:shd w:val="clear" w:color="auto" w:fill="auto"/>
            <w:tcMar>
              <w:top w:w="100" w:type="dxa"/>
              <w:left w:w="100" w:type="dxa"/>
              <w:bottom w:w="100" w:type="dxa"/>
              <w:right w:w="100" w:type="dxa"/>
            </w:tcMar>
          </w:tcPr>
          <w:p w14:paraId="550A89BF" w14:textId="77777777" w:rsidR="00E618F5" w:rsidRDefault="00E618F5">
            <w:pPr>
              <w:widowControl w:val="0"/>
              <w:spacing w:after="0" w:line="240" w:lineRule="auto"/>
              <w:rPr>
                <w:sz w:val="22"/>
                <w:szCs w:val="22"/>
              </w:rPr>
            </w:pPr>
          </w:p>
        </w:tc>
        <w:tc>
          <w:tcPr>
            <w:tcW w:w="1872" w:type="dxa"/>
            <w:shd w:val="clear" w:color="auto" w:fill="auto"/>
            <w:tcMar>
              <w:top w:w="100" w:type="dxa"/>
              <w:left w:w="100" w:type="dxa"/>
              <w:bottom w:w="100" w:type="dxa"/>
              <w:right w:w="100" w:type="dxa"/>
            </w:tcMar>
          </w:tcPr>
          <w:p w14:paraId="10533563" w14:textId="77777777" w:rsidR="00E618F5" w:rsidRDefault="00E618F5">
            <w:pPr>
              <w:widowControl w:val="0"/>
              <w:spacing w:after="0" w:line="240" w:lineRule="auto"/>
              <w:rPr>
                <w:sz w:val="22"/>
                <w:szCs w:val="22"/>
              </w:rPr>
            </w:pPr>
          </w:p>
        </w:tc>
        <w:tc>
          <w:tcPr>
            <w:tcW w:w="1872" w:type="dxa"/>
            <w:shd w:val="clear" w:color="auto" w:fill="auto"/>
            <w:tcMar>
              <w:top w:w="100" w:type="dxa"/>
              <w:left w:w="100" w:type="dxa"/>
              <w:bottom w:w="100" w:type="dxa"/>
              <w:right w:w="100" w:type="dxa"/>
            </w:tcMar>
          </w:tcPr>
          <w:p w14:paraId="6333D800" w14:textId="77777777" w:rsidR="00E618F5" w:rsidRDefault="00E618F5">
            <w:pPr>
              <w:widowControl w:val="0"/>
              <w:spacing w:after="0" w:line="240" w:lineRule="auto"/>
              <w:rPr>
                <w:sz w:val="22"/>
                <w:szCs w:val="22"/>
              </w:rPr>
            </w:pPr>
          </w:p>
        </w:tc>
        <w:tc>
          <w:tcPr>
            <w:tcW w:w="1872" w:type="dxa"/>
            <w:shd w:val="clear" w:color="auto" w:fill="auto"/>
            <w:tcMar>
              <w:top w:w="100" w:type="dxa"/>
              <w:left w:w="100" w:type="dxa"/>
              <w:bottom w:w="100" w:type="dxa"/>
              <w:right w:w="100" w:type="dxa"/>
            </w:tcMar>
          </w:tcPr>
          <w:p w14:paraId="56F26B50" w14:textId="77777777" w:rsidR="00E618F5" w:rsidRDefault="005942A1">
            <w:pPr>
              <w:widowControl w:val="0"/>
              <w:spacing w:after="0" w:line="240" w:lineRule="auto"/>
              <w:rPr>
                <w:sz w:val="22"/>
                <w:szCs w:val="22"/>
              </w:rPr>
            </w:pPr>
            <w:r>
              <w:rPr>
                <w:sz w:val="22"/>
                <w:szCs w:val="22"/>
              </w:rPr>
              <w:t>$74.7</w:t>
            </w:r>
          </w:p>
        </w:tc>
      </w:tr>
    </w:tbl>
    <w:p w14:paraId="38702C82" w14:textId="77777777" w:rsidR="00E618F5" w:rsidRDefault="00E618F5">
      <w:pPr>
        <w:spacing w:after="0" w:line="360" w:lineRule="auto"/>
        <w:jc w:val="both"/>
        <w:rPr>
          <w:sz w:val="22"/>
          <w:szCs w:val="22"/>
        </w:rPr>
      </w:pPr>
    </w:p>
    <w:p w14:paraId="426851BD" w14:textId="77777777" w:rsidR="00E618F5" w:rsidRDefault="005942A1">
      <w:pPr>
        <w:spacing w:after="0" w:line="360" w:lineRule="auto"/>
        <w:jc w:val="center"/>
        <w:rPr>
          <w:sz w:val="22"/>
          <w:szCs w:val="22"/>
        </w:rPr>
      </w:pPr>
      <w:r>
        <w:rPr>
          <w:sz w:val="22"/>
          <w:szCs w:val="22"/>
        </w:rPr>
        <w:t>Table 2 - Updated Estimated Costs</w:t>
      </w:r>
    </w:p>
    <w:p w14:paraId="3714A9AF" w14:textId="77777777" w:rsidR="00E618F5" w:rsidRDefault="005942A1">
      <w:pPr>
        <w:pStyle w:val="Heading2"/>
      </w:pPr>
      <w:bookmarkStart w:id="458" w:name="_Toc501116548"/>
      <w:bookmarkStart w:id="459" w:name="_Toc501116882"/>
      <w:r>
        <w:t>Future Work</w:t>
      </w:r>
      <w:bookmarkEnd w:id="458"/>
      <w:bookmarkEnd w:id="459"/>
    </w:p>
    <w:p w14:paraId="2EBE793D" w14:textId="77777777" w:rsidR="00E618F5" w:rsidRDefault="005942A1">
      <w:pPr>
        <w:ind w:firstLine="720"/>
      </w:pPr>
      <w:r>
        <w:t xml:space="preserve">As previously mentioned in the final results section, a short lag is present in the final design of our product. For future projects, it is definitely realistic to research into different means to speed up the data transmission rate through a public server. In addition, it is also </w:t>
      </w:r>
      <w:r w:rsidRPr="00615F0D">
        <w:rPr>
          <w:noProof/>
        </w:rPr>
        <w:t>worth</w:t>
      </w:r>
      <w:r>
        <w:t xml:space="preserve"> looking to better reliable data transmission route in addition to using a public MQTT server. The alternative usages may lead to surprising results.</w:t>
      </w:r>
    </w:p>
    <w:p w14:paraId="5C3DEAC1" w14:textId="77777777" w:rsidR="00E618F5" w:rsidRDefault="005942A1">
      <w:pPr>
        <w:spacing w:line="240" w:lineRule="auto"/>
        <w:ind w:firstLine="720"/>
      </w:pPr>
      <w:r>
        <w:t>For future hardware integration, we might need to redesign the case of our device. The case will have better push buttons and easier USB port access for charging up the device. Also, we will design another type of the device unit, which can be plugged into wall power sources.</w:t>
      </w:r>
    </w:p>
    <w:p w14:paraId="4E63E6E6" w14:textId="77777777" w:rsidR="00E618F5" w:rsidRDefault="005942A1">
      <w:pPr>
        <w:spacing w:line="240" w:lineRule="auto"/>
        <w:ind w:firstLine="720"/>
      </w:pPr>
      <w:r>
        <w:t xml:space="preserve">For future web application development, there are several tricks to tweak. First of all, we are going to make the MQTT receiving script constantly run itself and the expected result is the loading time will be reduced to around 1 second from the current 5 to 8 seconds. Second, we will modulate the HTML template for better code reuse since we will have more than one page, one for each place where we set up our devices. </w:t>
      </w:r>
    </w:p>
    <w:p w14:paraId="699DD7E6" w14:textId="345F3BB5" w:rsidR="00E618F5" w:rsidRDefault="00A07DDB">
      <w:ins w:id="460" w:author="Mike Wang" w:date="2017-12-15T15:56:00Z">
        <w:r>
          <w:tab/>
        </w:r>
      </w:ins>
      <w:ins w:id="461" w:author="Mike Wang" w:date="2017-12-15T15:58:00Z">
        <w:r>
          <w:t>Furthermore, i</w:t>
        </w:r>
      </w:ins>
      <w:ins w:id="462" w:author="Mike Wang" w:date="2017-12-15T15:56:00Z">
        <w:r>
          <w:t xml:space="preserve">n order for the product to go into mass production, Launchpad can be replaced by just the CC3200 chip. </w:t>
        </w:r>
      </w:ins>
      <w:ins w:id="463" w:author="Mike Wang" w:date="2017-12-15T15:57:00Z">
        <w:r>
          <w:t xml:space="preserve">In this way, more PCB design will be involved since pin layout will not be available any more but the cost and the size of the device will go down significantly. </w:t>
        </w:r>
      </w:ins>
    </w:p>
    <w:p w14:paraId="6770844B" w14:textId="77777777" w:rsidR="00E618F5" w:rsidRDefault="00E618F5"/>
    <w:p w14:paraId="6290271B" w14:textId="77777777" w:rsidR="00E618F5" w:rsidRDefault="00E618F5"/>
    <w:p w14:paraId="4F392C4C" w14:textId="77777777" w:rsidR="00E618F5" w:rsidRDefault="005942A1">
      <w:pPr>
        <w:pStyle w:val="Heading2"/>
      </w:pPr>
      <w:bookmarkStart w:id="464" w:name="_Toc501116549"/>
      <w:bookmarkStart w:id="465" w:name="_Toc501116883"/>
      <w:r>
        <w:t>References</w:t>
      </w:r>
      <w:bookmarkEnd w:id="464"/>
      <w:bookmarkEnd w:id="465"/>
    </w:p>
    <w:p w14:paraId="5F653241" w14:textId="77777777" w:rsidR="00E618F5" w:rsidRDefault="005942A1">
      <w:r>
        <w:tab/>
      </w:r>
    </w:p>
    <w:p w14:paraId="4845CEDD" w14:textId="77777777" w:rsidR="00E618F5" w:rsidRDefault="005942A1">
      <w:pPr>
        <w:spacing w:after="0" w:line="276" w:lineRule="auto"/>
        <w:rPr>
          <w:sz w:val="22"/>
          <w:szCs w:val="22"/>
        </w:rPr>
      </w:pPr>
      <w:r>
        <w:rPr>
          <w:sz w:val="22"/>
          <w:szCs w:val="22"/>
        </w:rPr>
        <w:t xml:space="preserve">[1]“Internet of things,” </w:t>
      </w:r>
      <w:r>
        <w:rPr>
          <w:i/>
          <w:sz w:val="22"/>
          <w:szCs w:val="22"/>
        </w:rPr>
        <w:t>Wikipedia.</w:t>
      </w:r>
      <w:r>
        <w:rPr>
          <w:sz w:val="22"/>
          <w:szCs w:val="22"/>
        </w:rPr>
        <w:t xml:space="preserve"> 16-Sep-2017.</w:t>
      </w:r>
      <w:r>
        <w:rPr>
          <w:sz w:val="22"/>
          <w:szCs w:val="22"/>
        </w:rPr>
        <w:br/>
      </w:r>
    </w:p>
    <w:p w14:paraId="391DD9AA" w14:textId="77777777" w:rsidR="00E618F5" w:rsidRDefault="005942A1">
      <w:pPr>
        <w:spacing w:after="180" w:line="360" w:lineRule="auto"/>
        <w:rPr>
          <w:sz w:val="22"/>
          <w:szCs w:val="22"/>
        </w:rPr>
      </w:pPr>
      <w:r>
        <w:rPr>
          <w:sz w:val="22"/>
          <w:szCs w:val="22"/>
        </w:rPr>
        <w:t>[2]Adafruit. (2017). PIR Sensor (#555-28027). [online] Available at: https://cdn-learn.adafruit.com/assets/assets/000/010/136/original/PIRSensor-V1.2.pdf [Accessed 11 Sep. 2017].</w:t>
      </w:r>
    </w:p>
    <w:p w14:paraId="49341F61" w14:textId="77777777" w:rsidR="00E618F5" w:rsidRDefault="005942A1">
      <w:pPr>
        <w:spacing w:after="180" w:line="360" w:lineRule="auto"/>
        <w:rPr>
          <w:sz w:val="22"/>
          <w:szCs w:val="22"/>
        </w:rPr>
      </w:pPr>
      <w:r>
        <w:rPr>
          <w:sz w:val="22"/>
          <w:szCs w:val="22"/>
        </w:rPr>
        <w:t>[3]Anon, (2004). MSP430 Internet Connectivity. [online] Available at: http://www.ti.com/lit/an/slaa137a/slaa137a.pdf [Accessed 11 Sep. 2017].</w:t>
      </w:r>
    </w:p>
    <w:p w14:paraId="6FA4B729" w14:textId="77777777" w:rsidR="00E618F5" w:rsidRDefault="005942A1">
      <w:pPr>
        <w:spacing w:after="180" w:line="360" w:lineRule="auto"/>
        <w:rPr>
          <w:sz w:val="22"/>
          <w:szCs w:val="22"/>
        </w:rPr>
      </w:pPr>
      <w:r>
        <w:rPr>
          <w:sz w:val="22"/>
          <w:szCs w:val="22"/>
        </w:rPr>
        <w:t>[4]Anon, (2014). Wireless connectivity for the Internet of Things (IoT) with MSP430™ microcontrollers (MCUs). [online] Available at: http://www.ti.com/lit/wp/slay028/slay028.pdf [Accessed 11 Sep. 2017].</w:t>
      </w:r>
    </w:p>
    <w:p w14:paraId="1D138174" w14:textId="77777777" w:rsidR="00E618F5" w:rsidRDefault="005942A1">
      <w:pPr>
        <w:spacing w:after="180" w:line="360" w:lineRule="auto"/>
        <w:rPr>
          <w:sz w:val="22"/>
          <w:szCs w:val="22"/>
        </w:rPr>
      </w:pPr>
      <w:r>
        <w:rPr>
          <w:sz w:val="22"/>
          <w:szCs w:val="22"/>
        </w:rPr>
        <w:lastRenderedPageBreak/>
        <w:t>[5]Anon, (2017). CC3100(ACTIVE) SimpleLink™ Wi-Fi® Network Processor, Internet-of-Things Solution for MCU Applications. [online] Available at: http://www.ti.com/product/CC3100/datasheet [Accessed 11 Sep. 2017].</w:t>
      </w:r>
    </w:p>
    <w:p w14:paraId="105A05CD" w14:textId="77777777" w:rsidR="00E618F5" w:rsidRDefault="005942A1">
      <w:pPr>
        <w:spacing w:after="180" w:line="360" w:lineRule="auto"/>
        <w:rPr>
          <w:sz w:val="22"/>
          <w:szCs w:val="22"/>
        </w:rPr>
      </w:pPr>
      <w:r>
        <w:rPr>
          <w:sz w:val="22"/>
          <w:szCs w:val="22"/>
        </w:rPr>
        <w:t>[6]Anon, (2017). MQTT Protocol. [online] Available at: http://mqtt.org/ [Accessed 11 Sep. 2017].</w:t>
      </w:r>
    </w:p>
    <w:p w14:paraId="689D47F6" w14:textId="77777777" w:rsidR="00E618F5" w:rsidRDefault="005942A1">
      <w:pPr>
        <w:spacing w:after="180" w:line="360" w:lineRule="auto"/>
        <w:rPr>
          <w:sz w:val="22"/>
          <w:szCs w:val="22"/>
        </w:rPr>
      </w:pPr>
      <w:r>
        <w:rPr>
          <w:sz w:val="22"/>
          <w:szCs w:val="22"/>
        </w:rPr>
        <w:t>[7]Anon, (2017). Ultra-Low-Power Motion Detection Using the MSP430F2013. [online] Available at: http://www.ti.com/lit/an/slaa283b/slaa283b.pdf [Accessed 11 Sep. 2017]</w:t>
      </w:r>
    </w:p>
    <w:p w14:paraId="74DE94EF" w14:textId="77777777" w:rsidR="00E618F5" w:rsidRDefault="005942A1">
      <w:pPr>
        <w:spacing w:after="180" w:line="360" w:lineRule="auto"/>
        <w:rPr>
          <w:sz w:val="22"/>
          <w:szCs w:val="22"/>
        </w:rPr>
      </w:pPr>
      <w:r>
        <w:rPr>
          <w:sz w:val="22"/>
          <w:szCs w:val="22"/>
        </w:rPr>
        <w:t xml:space="preserve">[8]US Department of Energy, (2017). Use of Occupancy Sensors in LED Parking Lot and Garage Applications: Early Experiences. [onine] Available at </w:t>
      </w:r>
      <w:hyperlink r:id="rId36">
        <w:r>
          <w:rPr>
            <w:sz w:val="22"/>
            <w:szCs w:val="22"/>
            <w:u w:val="single"/>
          </w:rPr>
          <w:t>http://www.pnnl.gov/main/publications/external/technical_reports/PNNL-21923.pdf[Accessed</w:t>
        </w:r>
      </w:hyperlink>
      <w:r>
        <w:rPr>
          <w:sz w:val="22"/>
          <w:szCs w:val="22"/>
        </w:rPr>
        <w:t xml:space="preserve"> [Accessed 20 Sept., 2017]</w:t>
      </w:r>
    </w:p>
    <w:p w14:paraId="1A049C99" w14:textId="77777777" w:rsidR="00E618F5" w:rsidRDefault="005942A1">
      <w:pPr>
        <w:spacing w:after="180" w:line="360" w:lineRule="auto"/>
      </w:pPr>
      <w:r>
        <w:rPr>
          <w:sz w:val="22"/>
          <w:szCs w:val="22"/>
        </w:rPr>
        <w:t xml:space="preserve">[9] Becker, </w:t>
      </w:r>
      <w:hyperlink r:id="rId37">
        <w:r>
          <w:rPr>
            <w:rFonts w:ascii="Arial" w:eastAsia="Arial" w:hAnsi="Arial" w:cs="Arial"/>
            <w:sz w:val="23"/>
            <w:szCs w:val="23"/>
            <w:highlight w:val="white"/>
          </w:rPr>
          <w:t>Fritzsche</w:t>
        </w:r>
      </w:hyperlink>
      <w:r>
        <w:rPr>
          <w:sz w:val="22"/>
          <w:szCs w:val="22"/>
        </w:rPr>
        <w:t xml:space="preserve">, and </w:t>
      </w:r>
      <w:hyperlink r:id="rId38">
        <w:r>
          <w:rPr>
            <w:rFonts w:ascii="Arial" w:eastAsia="Arial" w:hAnsi="Arial" w:cs="Arial"/>
            <w:sz w:val="23"/>
            <w:szCs w:val="23"/>
            <w:highlight w:val="white"/>
          </w:rPr>
          <w:t>Prestele</w:t>
        </w:r>
      </w:hyperlink>
      <w:r>
        <w:rPr>
          <w:sz w:val="22"/>
          <w:szCs w:val="22"/>
        </w:rPr>
        <w:t xml:space="preserve">(2017). </w:t>
      </w:r>
      <w:r>
        <w:t xml:space="preserve">Vehicle occupancy monitoring with optical range-sensors. Available at </w:t>
      </w:r>
      <w:hyperlink r:id="rId39">
        <w:r>
          <w:rPr>
            <w:u w:val="single"/>
          </w:rPr>
          <w:t>http://ieeexplore.ieee.org/abstract/document/1336361/</w:t>
        </w:r>
      </w:hyperlink>
      <w:r>
        <w:t xml:space="preserve"> [Accessed 20 Sept.</w:t>
      </w:r>
      <w:r w:rsidRPr="004B06D8">
        <w:rPr>
          <w:noProof/>
        </w:rPr>
        <w:t>,</w:t>
      </w:r>
      <w:r>
        <w:t xml:space="preserve"> 2017]</w:t>
      </w:r>
    </w:p>
    <w:p w14:paraId="3DF85227" w14:textId="77777777" w:rsidR="00E618F5" w:rsidRDefault="005942A1">
      <w:pPr>
        <w:spacing w:after="180" w:line="360" w:lineRule="auto"/>
      </w:pPr>
      <w:r>
        <w:t xml:space="preserve">[10] Sinha, Sharma, Goswami (2017). Design of an energy efficient </w:t>
      </w:r>
      <w:r w:rsidRPr="004B06D8">
        <w:rPr>
          <w:noProof/>
        </w:rPr>
        <w:t>Iot</w:t>
      </w:r>
      <w:r>
        <w:t xml:space="preserve"> enabled smart system based on DALI network over MQTT protocol. Available at </w:t>
      </w:r>
      <w:hyperlink r:id="rId40">
        <w:r>
          <w:rPr>
            <w:u w:val="single"/>
          </w:rPr>
          <w:t>http://ieeexplore.ieee.org/document/7977309/</w:t>
        </w:r>
      </w:hyperlink>
      <w:r>
        <w:t xml:space="preserve"> [Accessed 20 Sept.</w:t>
      </w:r>
      <w:r w:rsidRPr="004B06D8">
        <w:rPr>
          <w:noProof/>
        </w:rPr>
        <w:t>,</w:t>
      </w:r>
      <w:r>
        <w:t xml:space="preserve"> 2017]</w:t>
      </w:r>
    </w:p>
    <w:p w14:paraId="7A748153" w14:textId="77777777" w:rsidR="00E618F5" w:rsidRDefault="005942A1">
      <w:pPr>
        <w:spacing w:after="0" w:line="276" w:lineRule="auto"/>
      </w:pPr>
      <w:r>
        <w:t xml:space="preserve">[11]“Human sensing,” </w:t>
      </w:r>
      <w:r>
        <w:rPr>
          <w:i/>
        </w:rPr>
        <w:t>Wikipedia</w:t>
      </w:r>
      <w:r>
        <w:t>. 17-Dec-2016.</w:t>
      </w:r>
    </w:p>
    <w:p w14:paraId="62924137" w14:textId="77777777" w:rsidR="00E618F5" w:rsidRDefault="00E618F5">
      <w:pPr>
        <w:spacing w:after="0" w:line="276" w:lineRule="auto"/>
      </w:pPr>
    </w:p>
    <w:p w14:paraId="1FDCC2C2" w14:textId="77777777" w:rsidR="00E618F5" w:rsidRDefault="005942A1">
      <w:pPr>
        <w:spacing w:after="180" w:line="324" w:lineRule="auto"/>
      </w:pPr>
      <w:r>
        <w:t>[12]“CC3100 SimpleLink</w:t>
      </w:r>
      <w:r>
        <w:rPr>
          <w:vertAlign w:val="superscript"/>
        </w:rPr>
        <w:t>TM</w:t>
      </w:r>
      <w:r>
        <w:t xml:space="preserve"> Wi-Fi® Network Processor, Internet-of-Things Solution for MCU Applications | TI.com.” [Online]. Available: http://www.ti.com/product/CC3100. [Accessed: 22-Sep-2017].</w:t>
      </w:r>
    </w:p>
    <w:p w14:paraId="732855E7" w14:textId="77777777" w:rsidR="00E618F5" w:rsidRDefault="005942A1">
      <w:pPr>
        <w:spacing w:after="180" w:line="324" w:lineRule="auto"/>
      </w:pPr>
      <w:r>
        <w:t xml:space="preserve">[13]“Model–view–controller,” </w:t>
      </w:r>
      <w:r>
        <w:rPr>
          <w:i/>
        </w:rPr>
        <w:t>Wikipedia</w:t>
      </w:r>
      <w:r>
        <w:t>. 04-Dec-2017.</w:t>
      </w:r>
    </w:p>
    <w:p w14:paraId="6D747F6B" w14:textId="77777777" w:rsidR="00E618F5" w:rsidRDefault="005942A1">
      <w:pPr>
        <w:spacing w:after="180" w:line="324" w:lineRule="auto"/>
      </w:pPr>
      <w:r>
        <w:t>[14]“The Web framework for perfectionists with deadlines | Django.” [Online]. Available: https://www.djangoproject.com/. [Accessed: 11-Dec-2017].</w:t>
      </w:r>
    </w:p>
    <w:p w14:paraId="2949197E" w14:textId="77777777" w:rsidR="00E618F5" w:rsidRDefault="005942A1">
      <w:pPr>
        <w:spacing w:line="324" w:lineRule="auto"/>
      </w:pPr>
      <w:r>
        <w:t>[15]“Getting started · Bootstrap 3.0.3 Documentation - BootstrapDocs.” [Online]. Available: http://bootstrapdocs.com/v3.0.3/docs/getting-started/. [Accessed: 11-Dec-2017].</w:t>
      </w:r>
    </w:p>
    <w:p w14:paraId="7463C6B8" w14:textId="77777777" w:rsidR="00E618F5" w:rsidRDefault="00E618F5">
      <w:pPr>
        <w:spacing w:line="324" w:lineRule="auto"/>
      </w:pPr>
    </w:p>
    <w:p w14:paraId="32CB79C7" w14:textId="77777777" w:rsidR="00E618F5" w:rsidRDefault="005942A1">
      <w:pPr>
        <w:spacing w:line="324" w:lineRule="auto"/>
      </w:pPr>
      <w:r>
        <w:t>[16]“AJAX Introduction.” [Online]. Available: https://www.w3schools.com/xml/ajax_intro.asp. [Accessed: 11-Dec-2017].</w:t>
      </w:r>
    </w:p>
    <w:p w14:paraId="430BA7BA" w14:textId="77777777" w:rsidR="00E618F5" w:rsidRDefault="005942A1">
      <w:pPr>
        <w:spacing w:after="180" w:line="324" w:lineRule="auto"/>
      </w:pPr>
      <w:r>
        <w:lastRenderedPageBreak/>
        <w:t xml:space="preserve">[17]“Heroku,” </w:t>
      </w:r>
      <w:r>
        <w:rPr>
          <w:i/>
        </w:rPr>
        <w:t>Wikipedia</w:t>
      </w:r>
      <w:r>
        <w:t>. 03-Dec-2017.</w:t>
      </w:r>
    </w:p>
    <w:p w14:paraId="312E5BA5" w14:textId="77777777" w:rsidR="00E618F5" w:rsidRDefault="005942A1">
      <w:pPr>
        <w:spacing w:after="180" w:line="324" w:lineRule="auto"/>
      </w:pPr>
      <w:r>
        <w:t xml:space="preserve">[18] “IEEE 802.11” [Online]. Available: </w:t>
      </w:r>
      <w:hyperlink r:id="rId41">
        <w:r>
          <w:rPr>
            <w:u w:val="single"/>
          </w:rPr>
          <w:t>https://en.wikipedia.org/wiki/IEEE_802.11</w:t>
        </w:r>
      </w:hyperlink>
    </w:p>
    <w:p w14:paraId="5A7E90F2" w14:textId="77777777" w:rsidR="00E618F5" w:rsidRDefault="005942A1">
      <w:pPr>
        <w:spacing w:after="180" w:line="324" w:lineRule="auto"/>
        <w:rPr>
          <w:highlight w:val="white"/>
        </w:rPr>
      </w:pPr>
      <w:r>
        <w:t>[19]</w:t>
      </w:r>
      <w:r>
        <w:rPr>
          <w:highlight w:val="white"/>
        </w:rPr>
        <w:t xml:space="preserve"> L. J. Brackney, “Image processing occupancy sensor,” 27-Jul-2016.</w:t>
      </w:r>
    </w:p>
    <w:p w14:paraId="448B831C" w14:textId="77777777" w:rsidR="00E618F5" w:rsidRDefault="005942A1">
      <w:pPr>
        <w:spacing w:after="180" w:line="324" w:lineRule="auto"/>
        <w:rPr>
          <w:highlight w:val="white"/>
        </w:rPr>
      </w:pPr>
      <w:r>
        <w:rPr>
          <w:highlight w:val="white"/>
        </w:rPr>
        <w:t xml:space="preserve">[20] B. Bilger, “Occupancy sensor and method for </w:t>
      </w:r>
      <w:r w:rsidRPr="004B06D8">
        <w:rPr>
          <w:noProof/>
          <w:highlight w:val="white"/>
        </w:rPr>
        <w:t>home automation system</w:t>
      </w:r>
      <w:r>
        <w:rPr>
          <w:highlight w:val="white"/>
        </w:rPr>
        <w:t>,” 21-Jun-2005.</w:t>
      </w:r>
    </w:p>
    <w:p w14:paraId="373191EE" w14:textId="77777777" w:rsidR="00E618F5" w:rsidRDefault="005942A1">
      <w:pPr>
        <w:spacing w:after="180" w:line="324" w:lineRule="auto"/>
        <w:rPr>
          <w:sz w:val="34"/>
          <w:szCs w:val="34"/>
        </w:rPr>
      </w:pPr>
      <w:r>
        <w:rPr>
          <w:highlight w:val="white"/>
        </w:rPr>
        <w:t xml:space="preserve">[21] A. M. Fadell, M. L. Rogers, K. A. ROGERS, A. K. ISHIHARA, S. Ben-Menahem, and R. SHARAN, “Occupancy pattern detection, estimation and </w:t>
      </w:r>
      <w:r w:rsidRPr="004B06D8">
        <w:rPr>
          <w:noProof/>
          <w:highlight w:val="white"/>
        </w:rPr>
        <w:t>prediction ,</w:t>
      </w:r>
      <w:r>
        <w:rPr>
          <w:highlight w:val="white"/>
        </w:rPr>
        <w:t>” 12-May-2012.</w:t>
      </w:r>
    </w:p>
    <w:p w14:paraId="03B81941" w14:textId="77777777" w:rsidR="00E618F5" w:rsidRDefault="005942A1">
      <w:pPr>
        <w:spacing w:after="180" w:line="324" w:lineRule="auto"/>
        <w:rPr>
          <w:highlight w:val="white"/>
        </w:rPr>
      </w:pPr>
      <w:r>
        <w:rPr>
          <w:highlight w:val="white"/>
        </w:rPr>
        <w:t>[22] 4pcb.com. (2017). BareBones, 2 Layer &amp; 4 Layer PCB Pricing | Advanced Circuits.[online] Available at: http://www.4pcb.com/pcb-prototype-2-4-layer-boards-specials.html [Accessed 15 Dec. 2017].</w:t>
      </w:r>
    </w:p>
    <w:p w14:paraId="48AD7228" w14:textId="77777777" w:rsidR="00E618F5" w:rsidRDefault="005942A1">
      <w:pPr>
        <w:spacing w:after="180" w:line="324" w:lineRule="auto"/>
        <w:rPr>
          <w:highlight w:val="white"/>
        </w:rPr>
      </w:pPr>
      <w:r>
        <w:rPr>
          <w:highlight w:val="white"/>
        </w:rPr>
        <w:t>[23] En.wikipedia.org. (2017). I²C. [online] Available at: https://en.wikipedia.org/wiki/I%C2%B2C [Accessed 15 Dec. 2017].</w:t>
      </w:r>
    </w:p>
    <w:p w14:paraId="4101546E" w14:textId="77777777" w:rsidR="00E618F5" w:rsidRDefault="005942A1">
      <w:pPr>
        <w:spacing w:after="180" w:line="324" w:lineRule="auto"/>
        <w:rPr>
          <w:highlight w:val="white"/>
        </w:rPr>
      </w:pPr>
      <w:r>
        <w:rPr>
          <w:highlight w:val="white"/>
        </w:rPr>
        <w:t>[24] En.wikipedia.org. (2017). IEEE 802.11. [online] Available at: https://en.wikipedia.org/wiki/IEEE_802.11 [Accessed 15 Dec. 2017].</w:t>
      </w:r>
    </w:p>
    <w:p w14:paraId="6B10C904" w14:textId="77777777" w:rsidR="00E618F5" w:rsidRDefault="005942A1">
      <w:pPr>
        <w:spacing w:after="180" w:line="324" w:lineRule="auto"/>
        <w:rPr>
          <w:highlight w:val="white"/>
        </w:rPr>
      </w:pPr>
      <w:r>
        <w:rPr>
          <w:highlight w:val="white"/>
        </w:rPr>
        <w:t>[25] Mqtt.org. (2017). MQTT. [online] Available at: http://mqtt.org/ [Accessed 15 Dec. 2017].</w:t>
      </w:r>
    </w:p>
    <w:p w14:paraId="7DFC7C1C" w14:textId="77777777" w:rsidR="00E618F5" w:rsidRDefault="005942A1">
      <w:pPr>
        <w:spacing w:after="180" w:line="324" w:lineRule="auto"/>
      </w:pPr>
      <w:r>
        <w:rPr>
          <w:highlight w:val="white"/>
        </w:rPr>
        <w:t>[26] Tools.ietf.org. (2017). RFC 2616 - Hypertext Transfer Protocol -- HTTP/1.1. [online] Available at: https://tools.ietf.org/html/rfc2616 [Accessed 15 Dec. 2017].</w:t>
      </w:r>
    </w:p>
    <w:p w14:paraId="5A324079" w14:textId="77777777" w:rsidR="00E618F5" w:rsidRDefault="00E618F5">
      <w:pPr>
        <w:spacing w:after="180" w:line="324" w:lineRule="auto"/>
      </w:pPr>
    </w:p>
    <w:p w14:paraId="54E03700" w14:textId="77777777" w:rsidR="00E618F5" w:rsidRDefault="003A338F" w:rsidP="003A338F">
      <w:pPr>
        <w:pStyle w:val="Heading2"/>
      </w:pPr>
      <w:bookmarkStart w:id="466" w:name="_Toc501116550"/>
      <w:bookmarkStart w:id="467" w:name="_Toc501116884"/>
      <w:r>
        <w:rPr>
          <w:noProof/>
        </w:rPr>
        <w:lastRenderedPageBreak/>
        <mc:AlternateContent>
          <mc:Choice Requires="wps">
            <w:drawing>
              <wp:anchor distT="0" distB="0" distL="114300" distR="114300" simplePos="0" relativeHeight="251729408" behindDoc="0" locked="0" layoutInCell="1" allowOverlap="1" wp14:anchorId="24E2DC00" wp14:editId="057906C4">
                <wp:simplePos x="0" y="0"/>
                <wp:positionH relativeFrom="column">
                  <wp:posOffset>-140335</wp:posOffset>
                </wp:positionH>
                <wp:positionV relativeFrom="paragraph">
                  <wp:posOffset>6139815</wp:posOffset>
                </wp:positionV>
                <wp:extent cx="3419475" cy="635"/>
                <wp:effectExtent l="0" t="0" r="9525" b="18415"/>
                <wp:wrapTopAndBottom/>
                <wp:docPr id="31" name="Text Box 3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5CFC926A" w14:textId="65B80423" w:rsidR="00C6326C" w:rsidRPr="00082D10" w:rsidRDefault="00C6326C" w:rsidP="00615F0D">
                            <w:pPr>
                              <w:pStyle w:val="Caption"/>
                              <w:rPr>
                                <w:noProof/>
                                <w:color w:val="000000"/>
                                <w:sz w:val="24"/>
                                <w:szCs w:val="24"/>
                              </w:rPr>
                            </w:pPr>
                            <w:bookmarkStart w:id="468" w:name="_Toc501116522"/>
                            <w:r>
                              <w:t xml:space="preserve">Figure </w:t>
                            </w:r>
                            <w:fldSimple w:instr=" SEQ Figure \* ARABIC ">
                              <w:r w:rsidR="007043C3">
                                <w:rPr>
                                  <w:noProof/>
                                </w:rPr>
                                <w:t>18</w:t>
                              </w:r>
                            </w:fldSimple>
                            <w:r>
                              <w:t>:</w:t>
                            </w:r>
                            <w:r w:rsidRPr="00432E30">
                              <w:t>program setup and variables initiation</w:t>
                            </w:r>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2DC00" id="Text Box 31" o:spid="_x0000_s1029" type="#_x0000_t202" style="position:absolute;margin-left:-11.05pt;margin-top:483.45pt;width:269.2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" stroked="f">
                <v:textbox style="mso-fit-shape-to-text:t" inset="0,0,0,0">
                  <w:txbxContent>
                    <w:p w14:paraId="5CFC926A" w14:textId="65B80423" w:rsidR="00C6326C" w:rsidRPr="00082D10" w:rsidRDefault="00C6326C" w:rsidP="00615F0D">
                      <w:pPr>
                        <w:pStyle w:val="Caption"/>
                        <w:rPr>
                          <w:noProof/>
                          <w:color w:val="000000"/>
                          <w:sz w:val="24"/>
                          <w:szCs w:val="24"/>
                        </w:rPr>
                      </w:pPr>
                      <w:bookmarkStart w:id="469" w:name="_Toc501116522"/>
                      <w:r>
                        <w:t xml:space="preserve">Figure </w:t>
                      </w:r>
                      <w:fldSimple w:instr=" SEQ Figure \* ARABIC ">
                        <w:r w:rsidR="007043C3">
                          <w:rPr>
                            <w:noProof/>
                          </w:rPr>
                          <w:t>18</w:t>
                        </w:r>
                      </w:fldSimple>
                      <w:r>
                        <w:t>:</w:t>
                      </w:r>
                      <w:r w:rsidRPr="00432E30">
                        <w:t>program setup and variables initiation</w:t>
                      </w:r>
                      <w:bookmarkEnd w:id="469"/>
                    </w:p>
                  </w:txbxContent>
                </v:textbox>
                <w10:wrap type="topAndBottom"/>
              </v:shape>
            </w:pict>
          </mc:Fallback>
        </mc:AlternateContent>
      </w:r>
      <w:r>
        <w:rPr>
          <w:noProof/>
        </w:rPr>
        <w:drawing>
          <wp:anchor distT="114300" distB="114300" distL="114300" distR="114300" simplePos="0" relativeHeight="251651584" behindDoc="0" locked="0" layoutInCell="1" hidden="0" allowOverlap="1" wp14:anchorId="6CACE561" wp14:editId="0F054494">
            <wp:simplePos x="0" y="0"/>
            <wp:positionH relativeFrom="margin">
              <wp:posOffset>-48895</wp:posOffset>
            </wp:positionH>
            <wp:positionV relativeFrom="paragraph">
              <wp:posOffset>794385</wp:posOffset>
            </wp:positionV>
            <wp:extent cx="3419475" cy="5295900"/>
            <wp:effectExtent l="0" t="0" r="0" b="0"/>
            <wp:wrapTopAndBottom distT="114300" distB="11430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3419475" cy="5295900"/>
                    </a:xfrm>
                    <a:prstGeom prst="rect">
                      <a:avLst/>
                    </a:prstGeom>
                    <a:ln/>
                  </pic:spPr>
                </pic:pic>
              </a:graphicData>
            </a:graphic>
          </wp:anchor>
        </w:drawing>
      </w:r>
      <w:r w:rsidR="005942A1">
        <w:t>Appendix</w:t>
      </w:r>
      <w:bookmarkEnd w:id="466"/>
      <w:bookmarkEnd w:id="467"/>
    </w:p>
    <w:p w14:paraId="38AADB0F" w14:textId="77777777" w:rsidR="003A338F" w:rsidRDefault="005942A1" w:rsidP="003A338F">
      <w:pPr>
        <w:keepNext/>
      </w:pPr>
      <w:r>
        <w:rPr>
          <w:noProof/>
        </w:rPr>
        <w:lastRenderedPageBreak/>
        <w:drawing>
          <wp:inline distT="114300" distB="114300" distL="114300" distR="114300" wp14:anchorId="68641A6F" wp14:editId="58249E28">
            <wp:extent cx="5943600" cy="3937000"/>
            <wp:effectExtent l="0" t="0" r="0" b="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5943600" cy="3937000"/>
                    </a:xfrm>
                    <a:prstGeom prst="rect">
                      <a:avLst/>
                    </a:prstGeom>
                    <a:ln/>
                  </pic:spPr>
                </pic:pic>
              </a:graphicData>
            </a:graphic>
          </wp:inline>
        </w:drawing>
      </w:r>
    </w:p>
    <w:p w14:paraId="0DA2A30C" w14:textId="67692A40" w:rsidR="00E618F5" w:rsidRDefault="003A338F" w:rsidP="003A338F">
      <w:pPr>
        <w:pStyle w:val="Caption"/>
      </w:pPr>
      <w:bookmarkStart w:id="470" w:name="_Toc501116523"/>
      <w:r>
        <w:t xml:space="preserve">Figure </w:t>
      </w:r>
      <w:fldSimple w:instr=" SEQ Figure \* ARABIC ">
        <w:r w:rsidR="007043C3">
          <w:rPr>
            <w:noProof/>
          </w:rPr>
          <w:t>19</w:t>
        </w:r>
      </w:fldSimple>
      <w:r>
        <w:t>:</w:t>
      </w:r>
      <w:r w:rsidRPr="001A0CF2">
        <w:t>Wifi connection setup</w:t>
      </w:r>
      <w:bookmarkEnd w:id="470"/>
    </w:p>
    <w:p w14:paraId="3355B99C" w14:textId="77777777" w:rsidR="003A338F" w:rsidRDefault="003A338F" w:rsidP="003A338F">
      <w:pPr>
        <w:keepNext/>
      </w:pPr>
      <w:r>
        <w:rPr>
          <w:noProof/>
        </w:rPr>
        <w:lastRenderedPageBreak/>
        <w:drawing>
          <wp:inline distT="114300" distB="114300" distL="114300" distR="114300" wp14:anchorId="199C8BB1" wp14:editId="0FD44DCF">
            <wp:extent cx="4648200" cy="5591175"/>
            <wp:effectExtent l="0" t="0" r="0" b="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4648200" cy="5591175"/>
                    </a:xfrm>
                    <a:prstGeom prst="rect">
                      <a:avLst/>
                    </a:prstGeom>
                    <a:ln/>
                  </pic:spPr>
                </pic:pic>
              </a:graphicData>
            </a:graphic>
          </wp:inline>
        </w:drawing>
      </w:r>
    </w:p>
    <w:p w14:paraId="7ABE5CA0" w14:textId="569EC38D" w:rsidR="003A338F" w:rsidRDefault="003A338F" w:rsidP="003A338F">
      <w:pPr>
        <w:pStyle w:val="Caption"/>
      </w:pPr>
      <w:bookmarkStart w:id="471" w:name="_Toc501116524"/>
      <w:r>
        <w:t xml:space="preserve">Figure </w:t>
      </w:r>
      <w:fldSimple w:instr=" SEQ Figure \* ARABIC ">
        <w:r w:rsidR="007043C3">
          <w:rPr>
            <w:noProof/>
          </w:rPr>
          <w:t>20</w:t>
        </w:r>
      </w:fldSimple>
      <w:r>
        <w:t>:</w:t>
      </w:r>
      <w:r w:rsidRPr="003520AF">
        <w:t>connection function</w:t>
      </w:r>
      <w:bookmarkEnd w:id="471"/>
    </w:p>
    <w:p w14:paraId="73F466D9" w14:textId="77777777" w:rsidR="00E618F5" w:rsidRDefault="005942A1">
      <w:r>
        <w:t xml:space="preserve"> </w:t>
      </w:r>
    </w:p>
    <w:p w14:paraId="021A9570" w14:textId="77777777" w:rsidR="003A338F" w:rsidRDefault="005942A1" w:rsidP="003A338F">
      <w:pPr>
        <w:keepNext/>
      </w:pPr>
      <w:r>
        <w:rPr>
          <w:noProof/>
        </w:rPr>
        <w:lastRenderedPageBreak/>
        <w:drawing>
          <wp:inline distT="114300" distB="114300" distL="114300" distR="114300" wp14:anchorId="2E403DC7" wp14:editId="5EB9B98A">
            <wp:extent cx="5495925" cy="7258050"/>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495925" cy="7258050"/>
                    </a:xfrm>
                    <a:prstGeom prst="rect">
                      <a:avLst/>
                    </a:prstGeom>
                    <a:ln/>
                  </pic:spPr>
                </pic:pic>
              </a:graphicData>
            </a:graphic>
          </wp:inline>
        </w:drawing>
      </w:r>
    </w:p>
    <w:p w14:paraId="50E38DE1" w14:textId="57882729" w:rsidR="00E618F5" w:rsidRDefault="003A338F" w:rsidP="003A338F">
      <w:pPr>
        <w:pStyle w:val="Caption"/>
      </w:pPr>
      <w:bookmarkStart w:id="472" w:name="_Toc501116525"/>
      <w:r>
        <w:t xml:space="preserve">Figure </w:t>
      </w:r>
      <w:fldSimple w:instr=" SEQ Figure \* ARABIC ">
        <w:r w:rsidR="007043C3">
          <w:rPr>
            <w:noProof/>
          </w:rPr>
          <w:t>21</w:t>
        </w:r>
      </w:fldSimple>
      <w:r>
        <w:t>:</w:t>
      </w:r>
      <w:r w:rsidRPr="005B3D1F">
        <w:t xml:space="preserve">setup function, initiate </w:t>
      </w:r>
      <w:del w:id="473" w:author="Mike Wang" w:date="2017-12-15T15:51:00Z">
        <w:r w:rsidRPr="005B3D1F" w:rsidDel="00883CE9">
          <w:delText>wifi</w:delText>
        </w:r>
      </w:del>
      <w:ins w:id="474" w:author="Mike Wang" w:date="2017-12-15T15:51:00Z">
        <w:r w:rsidR="00883CE9" w:rsidRPr="005B3D1F">
          <w:t>Wi-Fi</w:t>
        </w:r>
      </w:ins>
      <w:r w:rsidRPr="005B3D1F">
        <w:t xml:space="preserve"> connection</w:t>
      </w:r>
      <w:bookmarkEnd w:id="472"/>
    </w:p>
    <w:p w14:paraId="44C6C051" w14:textId="77777777" w:rsidR="00E618F5" w:rsidRDefault="00E618F5"/>
    <w:p w14:paraId="17CCAA29" w14:textId="77777777" w:rsidR="00E618F5" w:rsidRDefault="003A338F">
      <w:r>
        <w:rPr>
          <w:noProof/>
        </w:rPr>
        <w:lastRenderedPageBreak/>
        <mc:AlternateContent>
          <mc:Choice Requires="wps">
            <w:drawing>
              <wp:anchor distT="0" distB="0" distL="114300" distR="114300" simplePos="0" relativeHeight="251657216" behindDoc="0" locked="0" layoutInCell="1" allowOverlap="1" wp14:anchorId="4F56C0FB" wp14:editId="160FDDF1">
                <wp:simplePos x="0" y="0"/>
                <wp:positionH relativeFrom="column">
                  <wp:posOffset>-178435</wp:posOffset>
                </wp:positionH>
                <wp:positionV relativeFrom="paragraph">
                  <wp:posOffset>7480300</wp:posOffset>
                </wp:positionV>
                <wp:extent cx="4972050" cy="635"/>
                <wp:effectExtent l="0" t="0" r="0" b="18415"/>
                <wp:wrapSquare wrapText="bothSides"/>
                <wp:docPr id="32" name="Text Box 32"/>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223D227A" w14:textId="2BBA2C17" w:rsidR="00C6326C" w:rsidRPr="007B2FA9" w:rsidRDefault="00C6326C" w:rsidP="003A338F">
                            <w:pPr>
                              <w:pStyle w:val="Caption"/>
                              <w:rPr>
                                <w:noProof/>
                                <w:color w:val="000000"/>
                                <w:sz w:val="24"/>
                                <w:szCs w:val="24"/>
                              </w:rPr>
                            </w:pPr>
                            <w:bookmarkStart w:id="475" w:name="_Toc501116526"/>
                            <w:r>
                              <w:t xml:space="preserve">Figure </w:t>
                            </w:r>
                            <w:fldSimple w:instr=" SEQ Figure \* ARABIC ">
                              <w:r w:rsidR="007043C3">
                                <w:rPr>
                                  <w:noProof/>
                                </w:rPr>
                                <w:t>22</w:t>
                              </w:r>
                            </w:fldSimple>
                            <w:r>
                              <w:t>:</w:t>
                            </w:r>
                            <w:r w:rsidRPr="008D5084">
                              <w:t>loop to collect data and send to broker</w:t>
                            </w:r>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6C0FB" id="Text Box 32" o:spid="_x0000_s1030" type="#_x0000_t202" style="position:absolute;margin-left:-14.05pt;margin-top:589pt;width:391.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wAMAIAAGY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" stroked="f">
                <v:textbox style="mso-fit-shape-to-text:t" inset="0,0,0,0">
                  <w:txbxContent>
                    <w:p w14:paraId="223D227A" w14:textId="2BBA2C17" w:rsidR="00C6326C" w:rsidRPr="007B2FA9" w:rsidRDefault="00C6326C" w:rsidP="003A338F">
                      <w:pPr>
                        <w:pStyle w:val="Caption"/>
                        <w:rPr>
                          <w:noProof/>
                          <w:color w:val="000000"/>
                          <w:sz w:val="24"/>
                          <w:szCs w:val="24"/>
                        </w:rPr>
                      </w:pPr>
                      <w:bookmarkStart w:id="476" w:name="_Toc501116526"/>
                      <w:r>
                        <w:t xml:space="preserve">Figure </w:t>
                      </w:r>
                      <w:fldSimple w:instr=" SEQ Figure \* ARABIC ">
                        <w:r w:rsidR="007043C3">
                          <w:rPr>
                            <w:noProof/>
                          </w:rPr>
                          <w:t>22</w:t>
                        </w:r>
                      </w:fldSimple>
                      <w:r>
                        <w:t>:</w:t>
                      </w:r>
                      <w:r w:rsidRPr="008D5084">
                        <w:t>loop to collect data and send to broker</w:t>
                      </w:r>
                      <w:bookmarkEnd w:id="476"/>
                    </w:p>
                  </w:txbxContent>
                </v:textbox>
                <w10:wrap type="square"/>
              </v:shape>
            </w:pict>
          </mc:Fallback>
        </mc:AlternateContent>
      </w:r>
      <w:r w:rsidR="00615F0D">
        <w:rPr>
          <w:noProof/>
        </w:rPr>
        <w:drawing>
          <wp:anchor distT="114300" distB="114300" distL="114300" distR="114300" simplePos="0" relativeHeight="251653632" behindDoc="0" locked="0" layoutInCell="1" hidden="0" allowOverlap="1" wp14:anchorId="1F5CEFC9" wp14:editId="79C23539">
            <wp:simplePos x="0" y="0"/>
            <wp:positionH relativeFrom="margin">
              <wp:posOffset>-178435</wp:posOffset>
            </wp:positionH>
            <wp:positionV relativeFrom="paragraph">
              <wp:posOffset>327025</wp:posOffset>
            </wp:positionV>
            <wp:extent cx="4972050" cy="7096125"/>
            <wp:effectExtent l="0" t="0" r="0" b="0"/>
            <wp:wrapSquare wrapText="bothSides" distT="114300" distB="114300" distL="114300" distR="11430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4972050" cy="7096125"/>
                    </a:xfrm>
                    <a:prstGeom prst="rect">
                      <a:avLst/>
                    </a:prstGeom>
                    <a:ln/>
                  </pic:spPr>
                </pic:pic>
              </a:graphicData>
            </a:graphic>
          </wp:anchor>
        </w:drawing>
      </w:r>
    </w:p>
    <w:p w14:paraId="21A8AC5B" w14:textId="77777777" w:rsidR="00E618F5" w:rsidRDefault="00E618F5"/>
    <w:p w14:paraId="5EE8E125" w14:textId="77777777" w:rsidR="00E618F5" w:rsidRDefault="00E618F5"/>
    <w:p w14:paraId="27122A3A" w14:textId="77777777" w:rsidR="00E618F5" w:rsidRDefault="00E618F5"/>
    <w:p w14:paraId="7EEAA81E" w14:textId="77777777" w:rsidR="00E618F5" w:rsidRDefault="00E618F5"/>
    <w:p w14:paraId="0B4077D2" w14:textId="77777777" w:rsidR="00E618F5" w:rsidRDefault="00E618F5"/>
    <w:p w14:paraId="43415C93" w14:textId="77777777" w:rsidR="00E618F5" w:rsidRDefault="00E618F5"/>
    <w:p w14:paraId="3D895077" w14:textId="77777777" w:rsidR="00E618F5" w:rsidRDefault="00E618F5"/>
    <w:p w14:paraId="57E0AFA2" w14:textId="77777777" w:rsidR="00E618F5" w:rsidRDefault="00E618F5"/>
    <w:p w14:paraId="61BEC1DA" w14:textId="77777777" w:rsidR="00E618F5" w:rsidRDefault="00E618F5"/>
    <w:p w14:paraId="6E1FA687" w14:textId="77777777" w:rsidR="00E618F5" w:rsidRDefault="00E618F5"/>
    <w:p w14:paraId="4F447D2E" w14:textId="77777777" w:rsidR="00E618F5" w:rsidRDefault="00E618F5"/>
    <w:p w14:paraId="11833C88" w14:textId="77777777" w:rsidR="00E618F5" w:rsidRDefault="00E618F5"/>
    <w:p w14:paraId="72B5F9AE" w14:textId="77777777" w:rsidR="00E618F5" w:rsidRDefault="00E618F5"/>
    <w:p w14:paraId="4A3884F7" w14:textId="77777777" w:rsidR="00E618F5" w:rsidRDefault="00E618F5"/>
    <w:p w14:paraId="7551E233" w14:textId="77777777" w:rsidR="00E618F5" w:rsidRDefault="00E618F5"/>
    <w:p w14:paraId="615FC300" w14:textId="77777777" w:rsidR="00E618F5" w:rsidRDefault="00E618F5"/>
    <w:p w14:paraId="31C8B63C" w14:textId="77777777" w:rsidR="00E618F5" w:rsidRDefault="00E618F5"/>
    <w:p w14:paraId="7C03F076" w14:textId="77777777" w:rsidR="00E618F5" w:rsidRDefault="00E618F5"/>
    <w:p w14:paraId="3E2CE8D0" w14:textId="77777777" w:rsidR="00E618F5" w:rsidRDefault="00E618F5"/>
    <w:p w14:paraId="5BEC3679" w14:textId="77777777" w:rsidR="00E618F5" w:rsidRDefault="00E618F5"/>
    <w:p w14:paraId="0FF2A1AB" w14:textId="77777777" w:rsidR="00E618F5" w:rsidRDefault="00E618F5"/>
    <w:p w14:paraId="6A30CB33" w14:textId="77777777" w:rsidR="00E618F5" w:rsidRDefault="00E618F5"/>
    <w:p w14:paraId="6CF05890" w14:textId="77777777" w:rsidR="00E618F5" w:rsidRDefault="00E618F5"/>
    <w:p w14:paraId="5B8281E0" w14:textId="77777777" w:rsidR="00E618F5" w:rsidRDefault="00E618F5"/>
    <w:p w14:paraId="38BD4811" w14:textId="77777777" w:rsidR="00E618F5" w:rsidRDefault="00E618F5"/>
    <w:p w14:paraId="508277E9" w14:textId="77777777" w:rsidR="003A338F" w:rsidRDefault="003A338F"/>
    <w:p w14:paraId="383F0747" w14:textId="77777777" w:rsidR="003A338F" w:rsidRDefault="003A338F"/>
    <w:p w14:paraId="6506FC44" w14:textId="77777777" w:rsidR="00615F0D" w:rsidRDefault="003A338F">
      <w:r>
        <w:rPr>
          <w:noProof/>
        </w:rPr>
        <w:lastRenderedPageBreak/>
        <mc:AlternateContent>
          <mc:Choice Requires="wps">
            <w:drawing>
              <wp:anchor distT="0" distB="0" distL="114300" distR="114300" simplePos="0" relativeHeight="251659264" behindDoc="0" locked="0" layoutInCell="1" allowOverlap="1" wp14:anchorId="37C43436" wp14:editId="2A80C145">
                <wp:simplePos x="0" y="0"/>
                <wp:positionH relativeFrom="column">
                  <wp:posOffset>248285</wp:posOffset>
                </wp:positionH>
                <wp:positionV relativeFrom="paragraph">
                  <wp:posOffset>7258050</wp:posOffset>
                </wp:positionV>
                <wp:extent cx="3038475" cy="635"/>
                <wp:effectExtent l="0" t="0" r="9525" b="18415"/>
                <wp:wrapSquare wrapText="bothSides"/>
                <wp:docPr id="33" name="Text Box 3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531F1F4" w14:textId="76C7BF10" w:rsidR="00C6326C" w:rsidRPr="006A1F61" w:rsidRDefault="00C6326C" w:rsidP="003A338F">
                            <w:pPr>
                              <w:pStyle w:val="Caption"/>
                              <w:rPr>
                                <w:noProof/>
                                <w:color w:val="000000"/>
                                <w:sz w:val="24"/>
                                <w:szCs w:val="24"/>
                              </w:rPr>
                            </w:pPr>
                            <w:bookmarkStart w:id="477" w:name="_Toc501116527"/>
                            <w:r>
                              <w:t xml:space="preserve">Figure </w:t>
                            </w:r>
                            <w:fldSimple w:instr=" SEQ Figure \* ARABIC ">
                              <w:r w:rsidR="007043C3">
                                <w:rPr>
                                  <w:noProof/>
                                </w:rPr>
                                <w:t>23</w:t>
                              </w:r>
                            </w:fldSimple>
                            <w:r>
                              <w:t>:</w:t>
                            </w:r>
                            <w:r w:rsidRPr="00AF3A84">
                              <w:t>human detection algorithm</w:t>
                            </w:r>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43436" id="Text Box 33" o:spid="_x0000_s1031" type="#_x0000_t202" style="position:absolute;margin-left:19.55pt;margin-top:571.5pt;width:239.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" stroked="f">
                <v:textbox style="mso-fit-shape-to-text:t" inset="0,0,0,0">
                  <w:txbxContent>
                    <w:p w14:paraId="7531F1F4" w14:textId="76C7BF10" w:rsidR="00C6326C" w:rsidRPr="006A1F61" w:rsidRDefault="00C6326C" w:rsidP="003A338F">
                      <w:pPr>
                        <w:pStyle w:val="Caption"/>
                        <w:rPr>
                          <w:noProof/>
                          <w:color w:val="000000"/>
                          <w:sz w:val="24"/>
                          <w:szCs w:val="24"/>
                        </w:rPr>
                      </w:pPr>
                      <w:bookmarkStart w:id="478" w:name="_Toc501116527"/>
                      <w:r>
                        <w:t xml:space="preserve">Figure </w:t>
                      </w:r>
                      <w:fldSimple w:instr=" SEQ Figure \* ARABIC ">
                        <w:r w:rsidR="007043C3">
                          <w:rPr>
                            <w:noProof/>
                          </w:rPr>
                          <w:t>23</w:t>
                        </w:r>
                      </w:fldSimple>
                      <w:r>
                        <w:t>:</w:t>
                      </w:r>
                      <w:r w:rsidRPr="00AF3A84">
                        <w:t>human detection algorithm</w:t>
                      </w:r>
                      <w:bookmarkEnd w:id="478"/>
                    </w:p>
                  </w:txbxContent>
                </v:textbox>
                <w10:wrap type="square"/>
              </v:shape>
            </w:pict>
          </mc:Fallback>
        </mc:AlternateContent>
      </w:r>
      <w:r>
        <w:rPr>
          <w:noProof/>
        </w:rPr>
        <w:drawing>
          <wp:anchor distT="114300" distB="114300" distL="114300" distR="114300" simplePos="0" relativeHeight="251666944" behindDoc="0" locked="0" layoutInCell="1" hidden="0" allowOverlap="1" wp14:anchorId="1294F463" wp14:editId="28834DC2">
            <wp:simplePos x="0" y="0"/>
            <wp:positionH relativeFrom="margin">
              <wp:posOffset>248285</wp:posOffset>
            </wp:positionH>
            <wp:positionV relativeFrom="paragraph">
              <wp:posOffset>47625</wp:posOffset>
            </wp:positionV>
            <wp:extent cx="3038475" cy="7153275"/>
            <wp:effectExtent l="0" t="0" r="0" b="0"/>
            <wp:wrapSquare wrapText="bothSides" distT="114300" distB="114300" distL="114300" distR="11430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3038475" cy="7153275"/>
                    </a:xfrm>
                    <a:prstGeom prst="rect">
                      <a:avLst/>
                    </a:prstGeom>
                    <a:ln/>
                  </pic:spPr>
                </pic:pic>
              </a:graphicData>
            </a:graphic>
          </wp:anchor>
        </w:drawing>
      </w:r>
    </w:p>
    <w:p w14:paraId="5808B5DC" w14:textId="77777777" w:rsidR="00615F0D" w:rsidRDefault="00615F0D"/>
    <w:p w14:paraId="6135AE1C" w14:textId="77777777" w:rsidR="00615F0D" w:rsidRDefault="00615F0D"/>
    <w:p w14:paraId="6365454E" w14:textId="77777777" w:rsidR="00615F0D" w:rsidRDefault="00615F0D"/>
    <w:p w14:paraId="3F20B912" w14:textId="77777777" w:rsidR="00615F0D" w:rsidRDefault="00615F0D"/>
    <w:p w14:paraId="6568CB6B" w14:textId="77777777" w:rsidR="00615F0D" w:rsidRDefault="00615F0D"/>
    <w:p w14:paraId="0050A696" w14:textId="77777777" w:rsidR="00615F0D" w:rsidRDefault="00615F0D"/>
    <w:p w14:paraId="31136C62" w14:textId="77777777" w:rsidR="00615F0D" w:rsidRDefault="00615F0D"/>
    <w:p w14:paraId="5131C5AB" w14:textId="77777777" w:rsidR="00615F0D" w:rsidRDefault="00615F0D"/>
    <w:p w14:paraId="7D78FFB8" w14:textId="77777777" w:rsidR="00615F0D" w:rsidRDefault="00615F0D"/>
    <w:p w14:paraId="25F72471" w14:textId="77777777" w:rsidR="00615F0D" w:rsidRDefault="00615F0D"/>
    <w:p w14:paraId="153DBA6D" w14:textId="77777777" w:rsidR="00615F0D" w:rsidRDefault="00615F0D"/>
    <w:p w14:paraId="7C25A3FD" w14:textId="77777777" w:rsidR="00615F0D" w:rsidRDefault="00615F0D"/>
    <w:p w14:paraId="4B110A2F" w14:textId="77777777" w:rsidR="00615F0D" w:rsidRDefault="00615F0D"/>
    <w:p w14:paraId="67C08EDB" w14:textId="77777777" w:rsidR="00615F0D" w:rsidRDefault="00615F0D"/>
    <w:p w14:paraId="613542F8" w14:textId="77777777" w:rsidR="00615F0D" w:rsidRDefault="00615F0D"/>
    <w:p w14:paraId="53571503" w14:textId="77777777" w:rsidR="00615F0D" w:rsidRDefault="00615F0D">
      <w:pPr>
        <w:rPr>
          <w:noProof/>
        </w:rPr>
      </w:pPr>
    </w:p>
    <w:p w14:paraId="4ECDE3AA" w14:textId="77777777" w:rsidR="00615F0D" w:rsidRDefault="00615F0D">
      <w:pPr>
        <w:rPr>
          <w:noProof/>
        </w:rPr>
      </w:pPr>
    </w:p>
    <w:p w14:paraId="4BA3C6DA" w14:textId="77777777" w:rsidR="00615F0D" w:rsidRDefault="00615F0D">
      <w:pPr>
        <w:rPr>
          <w:noProof/>
        </w:rPr>
      </w:pPr>
    </w:p>
    <w:p w14:paraId="651067B8" w14:textId="77777777" w:rsidR="00615F0D" w:rsidRDefault="00615F0D"/>
    <w:p w14:paraId="4167E578" w14:textId="77777777" w:rsidR="00615F0D" w:rsidRDefault="00615F0D"/>
    <w:p w14:paraId="49DB0E73" w14:textId="77777777" w:rsidR="00615F0D" w:rsidRDefault="00615F0D"/>
    <w:p w14:paraId="73C63428" w14:textId="77777777" w:rsidR="00615F0D" w:rsidRDefault="00615F0D"/>
    <w:p w14:paraId="15CBCF54" w14:textId="77777777" w:rsidR="00615F0D" w:rsidRDefault="00615F0D"/>
    <w:p w14:paraId="46DD9977" w14:textId="77777777" w:rsidR="003A338F" w:rsidRDefault="003A338F"/>
    <w:p w14:paraId="3E553CCD" w14:textId="77777777" w:rsidR="003A338F" w:rsidRDefault="003A338F"/>
    <w:p w14:paraId="670A64C1" w14:textId="77777777" w:rsidR="003A338F" w:rsidRDefault="003A338F"/>
    <w:p w14:paraId="14C8299E" w14:textId="77777777" w:rsidR="003A338F" w:rsidRDefault="003A338F"/>
    <w:p w14:paraId="5DF13C48" w14:textId="77777777" w:rsidR="003A338F" w:rsidRDefault="003A338F"/>
    <w:p w14:paraId="0AA2849B" w14:textId="77777777" w:rsidR="003A338F" w:rsidRDefault="003A338F"/>
    <w:p w14:paraId="17C5D7BF" w14:textId="77777777" w:rsidR="00615F0D" w:rsidRDefault="00615F0D"/>
    <w:p w14:paraId="1BF27F06" w14:textId="77777777" w:rsidR="00615F0D" w:rsidRDefault="003A338F">
      <w:r>
        <w:rPr>
          <w:noProof/>
        </w:rPr>
        <mc:AlternateContent>
          <mc:Choice Requires="wps">
            <w:drawing>
              <wp:anchor distT="0" distB="0" distL="114300" distR="114300" simplePos="0" relativeHeight="251660288" behindDoc="0" locked="0" layoutInCell="1" allowOverlap="1" wp14:anchorId="0CDB24D3" wp14:editId="504ACF36">
                <wp:simplePos x="0" y="0"/>
                <wp:positionH relativeFrom="column">
                  <wp:posOffset>83820</wp:posOffset>
                </wp:positionH>
                <wp:positionV relativeFrom="paragraph">
                  <wp:posOffset>3923030</wp:posOffset>
                </wp:positionV>
                <wp:extent cx="3124200" cy="635"/>
                <wp:effectExtent l="0" t="0" r="0" b="18415"/>
                <wp:wrapSquare wrapText="bothSides"/>
                <wp:docPr id="34" name="Text Box 3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0861686D" w14:textId="343864AA" w:rsidR="00C6326C" w:rsidRPr="005419CB" w:rsidRDefault="00C6326C" w:rsidP="003A338F">
                            <w:pPr>
                              <w:pStyle w:val="Caption"/>
                              <w:rPr>
                                <w:noProof/>
                                <w:color w:val="000000"/>
                                <w:sz w:val="24"/>
                                <w:szCs w:val="24"/>
                              </w:rPr>
                            </w:pPr>
                            <w:bookmarkStart w:id="479" w:name="_Toc501116528"/>
                            <w:r>
                              <w:t xml:space="preserve">Figure </w:t>
                            </w:r>
                            <w:fldSimple w:instr=" SEQ Figure \* ARABIC ">
                              <w:r w:rsidR="007043C3">
                                <w:rPr>
                                  <w:noProof/>
                                </w:rPr>
                                <w:t>24</w:t>
                              </w:r>
                            </w:fldSimple>
                            <w:r>
                              <w:t>:</w:t>
                            </w:r>
                            <w:r w:rsidRPr="00E3612B">
                              <w:t>MQTT sending routine</w:t>
                            </w:r>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B24D3" id="Text Box 34" o:spid="_x0000_s1032" type="#_x0000_t202" style="position:absolute;margin-left:6.6pt;margin-top:308.9pt;width:2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aDLwIAAGYEAAAOAAAAZHJzL2Uyb0RvYy54bWysVE1v2zAMvQ/YfxB0X5yPLh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" stroked="f">
                <v:textbox style="mso-fit-shape-to-text:t" inset="0,0,0,0">
                  <w:txbxContent>
                    <w:p w14:paraId="0861686D" w14:textId="343864AA" w:rsidR="00C6326C" w:rsidRPr="005419CB" w:rsidRDefault="00C6326C" w:rsidP="003A338F">
                      <w:pPr>
                        <w:pStyle w:val="Caption"/>
                        <w:rPr>
                          <w:noProof/>
                          <w:color w:val="000000"/>
                          <w:sz w:val="24"/>
                          <w:szCs w:val="24"/>
                        </w:rPr>
                      </w:pPr>
                      <w:bookmarkStart w:id="480" w:name="_Toc501116528"/>
                      <w:r>
                        <w:t xml:space="preserve">Figure </w:t>
                      </w:r>
                      <w:fldSimple w:instr=" SEQ Figure \* ARABIC ">
                        <w:r w:rsidR="007043C3">
                          <w:rPr>
                            <w:noProof/>
                          </w:rPr>
                          <w:t>24</w:t>
                        </w:r>
                      </w:fldSimple>
                      <w:r>
                        <w:t>:</w:t>
                      </w:r>
                      <w:r w:rsidRPr="00E3612B">
                        <w:t>MQTT sending routine</w:t>
                      </w:r>
                      <w:bookmarkEnd w:id="480"/>
                    </w:p>
                  </w:txbxContent>
                </v:textbox>
                <w10:wrap type="square"/>
              </v:shape>
            </w:pict>
          </mc:Fallback>
        </mc:AlternateContent>
      </w:r>
      <w:r w:rsidR="00615F0D">
        <w:rPr>
          <w:noProof/>
        </w:rPr>
        <w:drawing>
          <wp:anchor distT="0" distB="0" distL="114300" distR="114300" simplePos="0" relativeHeight="251707904" behindDoc="0" locked="0" layoutInCell="1" allowOverlap="1" wp14:anchorId="399F17B0" wp14:editId="60FC2C3F">
            <wp:simplePos x="0" y="0"/>
            <wp:positionH relativeFrom="column">
              <wp:posOffset>83820</wp:posOffset>
            </wp:positionH>
            <wp:positionV relativeFrom="paragraph">
              <wp:posOffset>8255</wp:posOffset>
            </wp:positionV>
            <wp:extent cx="3124200" cy="3857625"/>
            <wp:effectExtent l="0" t="0" r="0" b="9525"/>
            <wp:wrapSquare wrapText="bothSides"/>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3124200" cy="3857625"/>
                    </a:xfrm>
                    <a:prstGeom prst="rect">
                      <a:avLst/>
                    </a:prstGeom>
                    <a:ln/>
                  </pic:spPr>
                </pic:pic>
              </a:graphicData>
            </a:graphic>
          </wp:anchor>
        </w:drawing>
      </w:r>
    </w:p>
    <w:p w14:paraId="40FFCB57" w14:textId="77777777" w:rsidR="00615F0D" w:rsidRDefault="00615F0D"/>
    <w:sectPr w:rsidR="00615F0D">
      <w:foot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75B12" w14:textId="77777777" w:rsidR="009252BE" w:rsidRDefault="009252BE">
      <w:pPr>
        <w:spacing w:after="0" w:line="240" w:lineRule="auto"/>
      </w:pPr>
      <w:r>
        <w:separator/>
      </w:r>
    </w:p>
  </w:endnote>
  <w:endnote w:type="continuationSeparator" w:id="0">
    <w:p w14:paraId="71CEC09D" w14:textId="77777777" w:rsidR="009252BE" w:rsidRDefault="00925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vea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1176F" w14:textId="09DC5861" w:rsidR="00C6326C" w:rsidRDefault="00C6326C">
    <w:pPr>
      <w:tabs>
        <w:tab w:val="center" w:pos="4680"/>
        <w:tab w:val="right" w:pos="9360"/>
      </w:tabs>
      <w:spacing w:after="0" w:line="240" w:lineRule="auto"/>
      <w:jc w:val="center"/>
    </w:pPr>
    <w:r>
      <w:rPr>
        <w:rFonts w:eastAsia="Times New Roman"/>
      </w:rPr>
      <w:t xml:space="preserve">Page </w:t>
    </w:r>
    <w:r>
      <w:rPr>
        <w:b/>
      </w:rPr>
      <w:fldChar w:fldCharType="begin"/>
    </w:r>
    <w:r>
      <w:rPr>
        <w:rFonts w:eastAsia="Times New Roman"/>
        <w:b/>
      </w:rPr>
      <w:instrText>PAGE</w:instrText>
    </w:r>
    <w:r>
      <w:rPr>
        <w:b/>
      </w:rPr>
      <w:fldChar w:fldCharType="separate"/>
    </w:r>
    <w:r w:rsidR="007043C3">
      <w:rPr>
        <w:rFonts w:eastAsia="Times New Roman"/>
        <w:b/>
        <w:noProof/>
      </w:rPr>
      <w:t>2</w:t>
    </w:r>
    <w:r>
      <w:rPr>
        <w:b/>
      </w:rPr>
      <w:fldChar w:fldCharType="end"/>
    </w:r>
    <w:r>
      <w:rPr>
        <w:rFonts w:eastAsia="Times New Roman"/>
      </w:rPr>
      <w:t xml:space="preserve"> of </w:t>
    </w:r>
    <w:r>
      <w:rPr>
        <w:b/>
      </w:rPr>
      <w:fldChar w:fldCharType="begin"/>
    </w:r>
    <w:r>
      <w:rPr>
        <w:rFonts w:eastAsia="Times New Roman"/>
        <w:b/>
      </w:rPr>
      <w:instrText>NUMPAGES</w:instrText>
    </w:r>
    <w:r>
      <w:rPr>
        <w:b/>
      </w:rPr>
      <w:fldChar w:fldCharType="separate"/>
    </w:r>
    <w:r w:rsidR="007043C3">
      <w:rPr>
        <w:rFonts w:eastAsia="Times New Roman"/>
        <w:b/>
        <w:noProof/>
      </w:rPr>
      <w:t>46</w:t>
    </w:r>
    <w:r>
      <w:rPr>
        <w:b/>
      </w:rPr>
      <w:fldChar w:fldCharType="end"/>
    </w:r>
  </w:p>
  <w:p w14:paraId="56FCBD03" w14:textId="77777777" w:rsidR="00C6326C" w:rsidRDefault="00C6326C">
    <w:pP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63E272" w14:textId="77777777" w:rsidR="009252BE" w:rsidRDefault="009252BE">
      <w:pPr>
        <w:spacing w:after="0" w:line="240" w:lineRule="auto"/>
      </w:pPr>
      <w:r>
        <w:separator/>
      </w:r>
    </w:p>
  </w:footnote>
  <w:footnote w:type="continuationSeparator" w:id="0">
    <w:p w14:paraId="510575DA" w14:textId="77777777" w:rsidR="009252BE" w:rsidRDefault="009252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F431F"/>
    <w:multiLevelType w:val="multilevel"/>
    <w:tmpl w:val="8D8491E8"/>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1" w15:restartNumberingAfterBreak="0">
    <w:nsid w:val="0E772CB2"/>
    <w:multiLevelType w:val="multilevel"/>
    <w:tmpl w:val="B7D60C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D943747"/>
    <w:multiLevelType w:val="multilevel"/>
    <w:tmpl w:val="CFF6A9B8"/>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3" w15:restartNumberingAfterBreak="0">
    <w:nsid w:val="43107315"/>
    <w:multiLevelType w:val="multilevel"/>
    <w:tmpl w:val="755224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7572A40"/>
    <w:multiLevelType w:val="multilevel"/>
    <w:tmpl w:val="4B487F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4C1714"/>
    <w:multiLevelType w:val="multilevel"/>
    <w:tmpl w:val="1EC0304E"/>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6" w15:restartNumberingAfterBreak="0">
    <w:nsid w:val="70A65032"/>
    <w:multiLevelType w:val="multilevel"/>
    <w:tmpl w:val="A13862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6"/>
  </w:num>
  <w:num w:numId="3">
    <w:abstractNumId w:val="5"/>
  </w:num>
  <w:num w:numId="4">
    <w:abstractNumId w:val="4"/>
  </w:num>
  <w:num w:numId="5">
    <w:abstractNumId w:val="1"/>
  </w:num>
  <w:num w:numId="6">
    <w:abstractNumId w:val="2"/>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e Wang">
    <w15:presenceInfo w15:providerId="Windows Live" w15:userId="522fe98035516b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cwMTSxMDM1MDIzNDNR0lEKTi0uzszPAykwrAUAP2J9oywAAAA="/>
  </w:docVars>
  <w:rsids>
    <w:rsidRoot w:val="00E618F5"/>
    <w:rsid w:val="000A5AA5"/>
    <w:rsid w:val="001065A7"/>
    <w:rsid w:val="00282C94"/>
    <w:rsid w:val="003A338F"/>
    <w:rsid w:val="004B06D8"/>
    <w:rsid w:val="005942A1"/>
    <w:rsid w:val="005D0AA8"/>
    <w:rsid w:val="00615F0D"/>
    <w:rsid w:val="007043C3"/>
    <w:rsid w:val="00752AD0"/>
    <w:rsid w:val="00883CE9"/>
    <w:rsid w:val="009252BE"/>
    <w:rsid w:val="00A07DDB"/>
    <w:rsid w:val="00A30202"/>
    <w:rsid w:val="00C6326C"/>
    <w:rsid w:val="00CC05F1"/>
    <w:rsid w:val="00D44EB4"/>
    <w:rsid w:val="00DA2B6C"/>
    <w:rsid w:val="00DB67F6"/>
    <w:rsid w:val="00E618F5"/>
    <w:rsid w:val="00F87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080EF"/>
  <w15:docId w15:val="{DA09185B-78A0-42A0-BE14-BCA420D3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color w:val="000000"/>
        <w:sz w:val="24"/>
        <w:szCs w:val="24"/>
        <w:lang w:val="en-US" w:eastAsia="zh-CN"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libri" w:eastAsia="Calibri" w:hAnsi="Calibri" w:cs="Calibri"/>
      <w:b/>
      <w:color w:val="2E75B5"/>
      <w:sz w:val="28"/>
      <w:szCs w:val="28"/>
    </w:rPr>
  </w:style>
  <w:style w:type="paragraph" w:styleId="Heading2">
    <w:name w:val="heading 2"/>
    <w:basedOn w:val="Normal"/>
    <w:next w:val="Normal"/>
    <w:pPr>
      <w:keepNext/>
      <w:keepLines/>
      <w:spacing w:before="200" w:after="0"/>
      <w:outlineLvl w:val="1"/>
    </w:pPr>
    <w:rPr>
      <w:b/>
      <w:sz w:val="28"/>
      <w:szCs w:val="28"/>
    </w:rPr>
  </w:style>
  <w:style w:type="paragraph" w:styleId="Heading3">
    <w:name w:val="heading 3"/>
    <w:basedOn w:val="Normal"/>
    <w:next w:val="Normal"/>
    <w:pPr>
      <w:keepNext/>
      <w:keepLines/>
      <w:spacing w:before="200" w:after="0"/>
      <w:outlineLvl w:val="2"/>
    </w:pPr>
    <w:rPr>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5B9BD5"/>
      </w:pBdr>
      <w:spacing w:after="300" w:line="240" w:lineRule="auto"/>
      <w:contextualSpacing/>
    </w:pPr>
    <w:rPr>
      <w:b/>
      <w:color w:val="323E4F"/>
      <w:sz w:val="52"/>
      <w:szCs w:val="52"/>
    </w:rPr>
  </w:style>
  <w:style w:type="paragraph" w:styleId="Subtitle">
    <w:name w:val="Subtitle"/>
    <w:basedOn w:val="Normal"/>
    <w:next w:val="Normal"/>
    <w:rPr>
      <w:rFonts w:ascii="Calibri" w:eastAsia="Calibri" w:hAnsi="Calibri" w:cs="Calibri"/>
      <w:i/>
      <w:color w:val="5B9BD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942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42A1"/>
    <w:rPr>
      <w:rFonts w:ascii="Segoe UI" w:hAnsi="Segoe UI" w:cs="Segoe UI"/>
      <w:sz w:val="18"/>
      <w:szCs w:val="18"/>
    </w:rPr>
  </w:style>
  <w:style w:type="paragraph" w:styleId="TOC2">
    <w:name w:val="toc 2"/>
    <w:basedOn w:val="Normal"/>
    <w:next w:val="Normal"/>
    <w:autoRedefine/>
    <w:uiPriority w:val="39"/>
    <w:unhideWhenUsed/>
    <w:rsid w:val="00615F0D"/>
    <w:pPr>
      <w:spacing w:after="100"/>
      <w:ind w:left="240"/>
    </w:pPr>
  </w:style>
  <w:style w:type="paragraph" w:styleId="TOC3">
    <w:name w:val="toc 3"/>
    <w:basedOn w:val="Normal"/>
    <w:next w:val="Normal"/>
    <w:autoRedefine/>
    <w:uiPriority w:val="39"/>
    <w:unhideWhenUsed/>
    <w:rsid w:val="00615F0D"/>
    <w:pPr>
      <w:spacing w:after="100"/>
      <w:ind w:left="480"/>
    </w:pPr>
  </w:style>
  <w:style w:type="character" w:styleId="Hyperlink">
    <w:name w:val="Hyperlink"/>
    <w:basedOn w:val="DefaultParagraphFont"/>
    <w:uiPriority w:val="99"/>
    <w:unhideWhenUsed/>
    <w:rsid w:val="00615F0D"/>
    <w:rPr>
      <w:color w:val="0000FF" w:themeColor="hyperlink"/>
      <w:u w:val="single"/>
    </w:rPr>
  </w:style>
  <w:style w:type="paragraph" w:styleId="Caption">
    <w:name w:val="caption"/>
    <w:basedOn w:val="Normal"/>
    <w:next w:val="Normal"/>
    <w:uiPriority w:val="35"/>
    <w:unhideWhenUsed/>
    <w:qFormat/>
    <w:rsid w:val="00615F0D"/>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15F0D"/>
    <w:pPr>
      <w:spacing w:after="0"/>
    </w:pPr>
  </w:style>
  <w:style w:type="paragraph" w:styleId="CommentSubject">
    <w:name w:val="annotation subject"/>
    <w:basedOn w:val="CommentText"/>
    <w:next w:val="CommentText"/>
    <w:link w:val="CommentSubjectChar"/>
    <w:uiPriority w:val="99"/>
    <w:semiHidden/>
    <w:unhideWhenUsed/>
    <w:rsid w:val="00883CE9"/>
    <w:rPr>
      <w:b/>
      <w:bCs/>
    </w:rPr>
  </w:style>
  <w:style w:type="character" w:customStyle="1" w:styleId="CommentSubjectChar">
    <w:name w:val="Comment Subject Char"/>
    <w:basedOn w:val="CommentTextChar"/>
    <w:link w:val="CommentSubject"/>
    <w:uiPriority w:val="99"/>
    <w:semiHidden/>
    <w:rsid w:val="00883CE9"/>
    <w:rPr>
      <w:b/>
      <w:bCs/>
      <w:sz w:val="20"/>
      <w:szCs w:val="20"/>
    </w:rPr>
  </w:style>
  <w:style w:type="paragraph" w:styleId="TOCHeading">
    <w:name w:val="TOC Heading"/>
    <w:basedOn w:val="Heading1"/>
    <w:next w:val="Normal"/>
    <w:uiPriority w:val="39"/>
    <w:unhideWhenUsed/>
    <w:qFormat/>
    <w:rsid w:val="00F87CDD"/>
    <w:pPr>
      <w:pBdr>
        <w:top w:val="none" w:sz="0" w:space="0" w:color="auto"/>
        <w:left w:val="none" w:sz="0" w:space="0" w:color="auto"/>
        <w:bottom w:val="none" w:sz="0" w:space="0" w:color="auto"/>
        <w:right w:val="none" w:sz="0" w:space="0" w:color="auto"/>
        <w:between w:val="none" w:sz="0" w:space="0" w:color="auto"/>
      </w:pBdr>
      <w:spacing w:before="240"/>
      <w:outlineLvl w:val="9"/>
    </w:pPr>
    <w:rPr>
      <w:rFonts w:asciiTheme="majorHAnsi" w:eastAsiaTheme="majorEastAsia" w:hAnsiTheme="majorHAnsi" w:cstheme="majorBidi"/>
      <w:b w:val="0"/>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urceforge.net/users/pabigot" TargetMode="External"/><Relationship Id="rId18" Type="http://schemas.openxmlformats.org/officeDocument/2006/relationships/hyperlink" Target="http://energia.nu/download/" TargetMode="External"/><Relationship Id="rId26" Type="http://schemas.openxmlformats.org/officeDocument/2006/relationships/image" Target="media/image11.png"/><Relationship Id="rId39" Type="http://schemas.openxmlformats.org/officeDocument/2006/relationships/hyperlink" Target="http://ieeexplore.ieee.org/abstract/document/1336361/"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mspgcc.sourceforge.net/" TargetMode="External"/><Relationship Id="rId17" Type="http://schemas.openxmlformats.org/officeDocument/2006/relationships/hyperlink" Target="http://dev.ti.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ieeexplore.ieee.org/search/searchresult.jsp?searchWithin=%22Authors%22:.QT.C.%20Prestele.QT.&amp;newsearch=true"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www.processing.org/"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nergia/energi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ieeexplore.ieee.org/search/searchresult.jsp?searchWithin=%22Authors%22:.QT.M.%20Fritzsche.QT.&amp;newsearch=true" TargetMode="External"/><Relationship Id="rId40" Type="http://schemas.openxmlformats.org/officeDocument/2006/relationships/hyperlink" Target="http://ieeexplore.ieee.org/document/7977309/"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arduino.c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about:blank"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iring.org.c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EFF85-C765-4FD2-B7BC-0F1DFD61B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8430</Words>
  <Characters>48053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Mike Wang</dc:creator>
  <cp:lastModifiedBy>Mike Wang</cp:lastModifiedBy>
  <cp:revision>10</cp:revision>
  <cp:lastPrinted>2017-12-15T21:13:00Z</cp:lastPrinted>
  <dcterms:created xsi:type="dcterms:W3CDTF">2017-12-15T21:05:00Z</dcterms:created>
  <dcterms:modified xsi:type="dcterms:W3CDTF">2017-12-15T21:14:00Z</dcterms:modified>
</cp:coreProperties>
</file>